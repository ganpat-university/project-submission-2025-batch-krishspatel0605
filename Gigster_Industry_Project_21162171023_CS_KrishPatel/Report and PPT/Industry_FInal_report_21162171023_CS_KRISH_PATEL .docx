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7AF712" w14:textId="3E5053B5" w:rsidR="0019614D" w:rsidRPr="0019614D" w:rsidRDefault="0019614D" w:rsidP="0019614D">
      <w:pPr>
        <w:widowControl w:val="0"/>
        <w:autoSpaceDE w:val="0"/>
        <w:autoSpaceDN w:val="0"/>
        <w:spacing w:before="39" w:after="0" w:line="240" w:lineRule="auto"/>
        <w:jc w:val="center"/>
        <w:rPr>
          <w:rFonts w:ascii="Times New Roman" w:eastAsia="Times New Roman" w:hAnsi="Times New Roman" w:cs="Times New Roman"/>
          <w:b/>
          <w:color w:val="FF0000"/>
          <w:kern w:val="0"/>
          <w:sz w:val="52"/>
          <w:szCs w:val="38"/>
          <w:lang w:val="en-US"/>
          <w14:ligatures w14:val="none"/>
        </w:rPr>
      </w:pPr>
      <w:bookmarkStart w:id="0" w:name="_Hlk190785169"/>
      <w:bookmarkStart w:id="1" w:name="_Hlk190945669"/>
      <w:proofErr w:type="spellStart"/>
      <w:r w:rsidRPr="0019614D">
        <w:rPr>
          <w:rFonts w:ascii="Times New Roman" w:eastAsia="Times New Roman" w:hAnsi="Times New Roman" w:cs="Times New Roman"/>
          <w:b/>
          <w:color w:val="FF0000"/>
          <w:kern w:val="0"/>
          <w:sz w:val="52"/>
          <w:szCs w:val="38"/>
          <w:lang w:val="en-US"/>
          <w14:ligatures w14:val="none"/>
        </w:rPr>
        <w:t>Gigster</w:t>
      </w:r>
      <w:proofErr w:type="spellEnd"/>
      <w:r w:rsidRPr="0019614D">
        <w:rPr>
          <w:rFonts w:ascii="Times New Roman" w:eastAsia="Times New Roman" w:hAnsi="Times New Roman" w:cs="Times New Roman"/>
          <w:b/>
          <w:color w:val="FF0000"/>
          <w:kern w:val="0"/>
          <w:sz w:val="52"/>
          <w:szCs w:val="38"/>
          <w:lang w:val="en-US"/>
          <w14:ligatures w14:val="none"/>
        </w:rPr>
        <w:t xml:space="preserve"> - A Marketplace for Freelancers</w:t>
      </w:r>
    </w:p>
    <w:bookmarkEnd w:id="0"/>
    <w:p w14:paraId="7465559D" w14:textId="77777777" w:rsidR="0019614D" w:rsidRPr="0019614D" w:rsidRDefault="0019614D" w:rsidP="0019614D">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E924D56" w14:textId="77777777" w:rsidR="0019614D" w:rsidRPr="0019614D" w:rsidRDefault="0019614D" w:rsidP="0019614D">
      <w:pPr>
        <w:widowControl w:val="0"/>
        <w:autoSpaceDE w:val="0"/>
        <w:autoSpaceDN w:val="0"/>
        <w:spacing w:before="6" w:after="0" w:line="240" w:lineRule="auto"/>
        <w:rPr>
          <w:rFonts w:ascii="Times New Roman" w:eastAsia="Times New Roman" w:hAnsi="Times New Roman" w:cs="Times New Roman"/>
          <w:kern w:val="0"/>
          <w:szCs w:val="24"/>
          <w:lang w:val="en-US"/>
          <w14:ligatures w14:val="none"/>
        </w:rPr>
      </w:pPr>
    </w:p>
    <w:p w14:paraId="7DADCC42" w14:textId="77777777" w:rsidR="0019614D" w:rsidRPr="0019614D" w:rsidRDefault="0019614D" w:rsidP="0019614D">
      <w:pPr>
        <w:widowControl w:val="0"/>
        <w:autoSpaceDE w:val="0"/>
        <w:autoSpaceDN w:val="0"/>
        <w:spacing w:after="0" w:line="240" w:lineRule="auto"/>
        <w:ind w:left="136"/>
        <w:jc w:val="center"/>
        <w:outlineLvl w:val="2"/>
        <w:rPr>
          <w:rFonts w:ascii="Times New Roman" w:eastAsia="Times New Roman" w:hAnsi="Times New Roman" w:cs="Times New Roman"/>
          <w:b/>
          <w:bCs/>
          <w:spacing w:val="-4"/>
          <w:kern w:val="0"/>
          <w:sz w:val="28"/>
          <w:szCs w:val="28"/>
          <w:lang w:val="en-US"/>
          <w14:ligatures w14:val="none"/>
        </w:rPr>
      </w:pPr>
      <w:r w:rsidRPr="0019614D">
        <w:rPr>
          <w:rFonts w:ascii="Times New Roman" w:eastAsia="Times New Roman" w:hAnsi="Times New Roman" w:cs="Times New Roman"/>
          <w:b/>
          <w:bCs/>
          <w:spacing w:val="-5"/>
          <w:kern w:val="0"/>
          <w:sz w:val="28"/>
          <w:szCs w:val="28"/>
          <w:lang w:val="en-US"/>
          <w14:ligatures w14:val="none"/>
        </w:rPr>
        <w:t xml:space="preserve">INDUSTRY </w:t>
      </w:r>
      <w:r w:rsidRPr="0019614D">
        <w:rPr>
          <w:rFonts w:ascii="Times New Roman" w:eastAsia="Times New Roman" w:hAnsi="Times New Roman" w:cs="Times New Roman"/>
          <w:b/>
          <w:bCs/>
          <w:kern w:val="0"/>
          <w:sz w:val="28"/>
          <w:szCs w:val="28"/>
          <w:lang w:val="en-US"/>
          <w14:ligatures w14:val="none"/>
        </w:rPr>
        <w:t>INTERNSHIP</w:t>
      </w:r>
      <w:r w:rsidRPr="0019614D">
        <w:rPr>
          <w:rFonts w:ascii="Times New Roman" w:eastAsia="Times New Roman" w:hAnsi="Times New Roman" w:cs="Times New Roman"/>
          <w:b/>
          <w:bCs/>
          <w:spacing w:val="-4"/>
          <w:kern w:val="0"/>
          <w:sz w:val="28"/>
          <w:szCs w:val="28"/>
          <w:lang w:val="en-US"/>
          <w14:ligatures w14:val="none"/>
        </w:rPr>
        <w:t xml:space="preserve"> </w:t>
      </w:r>
    </w:p>
    <w:p w14:paraId="0F81EF19" w14:textId="4F42491E" w:rsidR="0019614D" w:rsidRPr="0019614D" w:rsidRDefault="0019614D" w:rsidP="0019614D">
      <w:pPr>
        <w:widowControl w:val="0"/>
        <w:autoSpaceDE w:val="0"/>
        <w:autoSpaceDN w:val="0"/>
        <w:spacing w:after="0" w:line="240" w:lineRule="auto"/>
        <w:ind w:left="136"/>
        <w:jc w:val="center"/>
        <w:outlineLvl w:val="2"/>
        <w:rPr>
          <w:rFonts w:ascii="Times New Roman" w:eastAsia="Times New Roman" w:hAnsi="Times New Roman" w:cs="Times New Roman"/>
          <w:b/>
          <w:bCs/>
          <w:kern w:val="0"/>
          <w:sz w:val="28"/>
          <w:szCs w:val="28"/>
          <w:lang w:val="en-US"/>
          <w14:ligatures w14:val="none"/>
        </w:rPr>
      </w:pPr>
      <w:r w:rsidRPr="0019614D">
        <w:rPr>
          <w:rFonts w:ascii="Times New Roman" w:eastAsia="Times New Roman" w:hAnsi="Times New Roman" w:cs="Times New Roman"/>
          <w:b/>
          <w:bCs/>
          <w:kern w:val="0"/>
          <w:sz w:val="28"/>
          <w:szCs w:val="28"/>
          <w:lang w:val="en-US"/>
          <w14:ligatures w14:val="none"/>
        </w:rPr>
        <w:t xml:space="preserve">REPORT </w:t>
      </w:r>
    </w:p>
    <w:p w14:paraId="06BE53F3" w14:textId="77777777" w:rsidR="0019614D" w:rsidRPr="0019614D" w:rsidRDefault="0019614D" w:rsidP="0019614D">
      <w:pPr>
        <w:widowControl w:val="0"/>
        <w:autoSpaceDE w:val="0"/>
        <w:autoSpaceDN w:val="0"/>
        <w:spacing w:after="0" w:line="240" w:lineRule="auto"/>
        <w:ind w:left="136"/>
        <w:jc w:val="center"/>
        <w:outlineLvl w:val="2"/>
        <w:rPr>
          <w:rFonts w:ascii="Times New Roman" w:eastAsia="Times New Roman" w:hAnsi="Times New Roman" w:cs="Times New Roman"/>
          <w:b/>
          <w:bCs/>
          <w:kern w:val="0"/>
          <w:szCs w:val="28"/>
          <w:lang w:val="en-US"/>
          <w14:ligatures w14:val="none"/>
        </w:rPr>
      </w:pPr>
      <w:r w:rsidRPr="0019614D">
        <w:rPr>
          <w:rFonts w:ascii="Times New Roman" w:eastAsia="Times New Roman" w:hAnsi="Times New Roman" w:cs="Times New Roman"/>
          <w:b/>
          <w:bCs/>
          <w:kern w:val="0"/>
          <w:sz w:val="28"/>
          <w:szCs w:val="28"/>
          <w:lang w:val="en-US"/>
          <w14:ligatures w14:val="none"/>
        </w:rPr>
        <w:t xml:space="preserve"> </w:t>
      </w:r>
    </w:p>
    <w:p w14:paraId="4EA737CA" w14:textId="77777777" w:rsidR="0019614D" w:rsidRPr="0019614D" w:rsidRDefault="0019614D" w:rsidP="0019614D">
      <w:pPr>
        <w:widowControl w:val="0"/>
        <w:autoSpaceDE w:val="0"/>
        <w:autoSpaceDN w:val="0"/>
        <w:spacing w:after="0" w:line="240" w:lineRule="auto"/>
        <w:ind w:left="143"/>
        <w:jc w:val="center"/>
        <w:outlineLvl w:val="3"/>
        <w:rPr>
          <w:rFonts w:ascii="Times New Roman" w:eastAsia="Times New Roman" w:hAnsi="Times New Roman" w:cs="Times New Roman"/>
          <w:b/>
          <w:bCs/>
          <w:i/>
          <w:iCs/>
          <w:kern w:val="0"/>
          <w:sz w:val="28"/>
          <w:szCs w:val="28"/>
          <w:lang w:val="en-US"/>
          <w14:ligatures w14:val="none"/>
        </w:rPr>
      </w:pPr>
      <w:r w:rsidRPr="0019614D">
        <w:rPr>
          <w:rFonts w:ascii="Times New Roman" w:eastAsia="Times New Roman" w:hAnsi="Times New Roman" w:cs="Times New Roman"/>
          <w:b/>
          <w:bCs/>
          <w:i/>
          <w:iCs/>
          <w:kern w:val="0"/>
          <w:sz w:val="28"/>
          <w:szCs w:val="28"/>
          <w:lang w:val="en-US"/>
          <w14:ligatures w14:val="none"/>
        </w:rPr>
        <w:t>Submitted</w:t>
      </w:r>
      <w:r w:rsidRPr="0019614D">
        <w:rPr>
          <w:rFonts w:ascii="Times New Roman" w:eastAsia="Times New Roman" w:hAnsi="Times New Roman" w:cs="Times New Roman"/>
          <w:b/>
          <w:bCs/>
          <w:i/>
          <w:iCs/>
          <w:spacing w:val="-2"/>
          <w:kern w:val="0"/>
          <w:sz w:val="28"/>
          <w:szCs w:val="28"/>
          <w:lang w:val="en-US"/>
          <w14:ligatures w14:val="none"/>
        </w:rPr>
        <w:t xml:space="preserve"> </w:t>
      </w:r>
      <w:r w:rsidRPr="0019614D">
        <w:rPr>
          <w:rFonts w:ascii="Times New Roman" w:eastAsia="Times New Roman" w:hAnsi="Times New Roman" w:cs="Times New Roman"/>
          <w:b/>
          <w:bCs/>
          <w:i/>
          <w:iCs/>
          <w:kern w:val="0"/>
          <w:sz w:val="28"/>
          <w:szCs w:val="28"/>
          <w:lang w:val="en-US"/>
          <w14:ligatures w14:val="none"/>
        </w:rPr>
        <w:t>by</w:t>
      </w:r>
    </w:p>
    <w:p w14:paraId="0014282A" w14:textId="77777777" w:rsidR="0019614D" w:rsidRPr="0019614D" w:rsidRDefault="0019614D" w:rsidP="0019614D">
      <w:pPr>
        <w:widowControl w:val="0"/>
        <w:autoSpaceDE w:val="0"/>
        <w:autoSpaceDN w:val="0"/>
        <w:spacing w:before="142" w:after="0" w:line="240" w:lineRule="auto"/>
        <w:ind w:left="141"/>
        <w:jc w:val="center"/>
        <w:outlineLvl w:val="1"/>
        <w:rPr>
          <w:rFonts w:ascii="Times New Roman" w:eastAsia="Times New Roman" w:hAnsi="Times New Roman" w:cs="Times New Roman"/>
          <w:b/>
          <w:bCs/>
          <w:color w:val="FF0000"/>
          <w:kern w:val="0"/>
          <w:sz w:val="32"/>
          <w:szCs w:val="32"/>
          <w:lang w:val="en-US"/>
          <w14:ligatures w14:val="none"/>
        </w:rPr>
      </w:pPr>
      <w:r w:rsidRPr="0019614D">
        <w:rPr>
          <w:rFonts w:ascii="Times New Roman" w:eastAsia="Times New Roman" w:hAnsi="Times New Roman" w:cs="Times New Roman"/>
          <w:b/>
          <w:bCs/>
          <w:color w:val="FF0000"/>
          <w:kern w:val="0"/>
          <w:sz w:val="32"/>
          <w:szCs w:val="32"/>
          <w:lang w:val="en-US"/>
          <w14:ligatures w14:val="none"/>
        </w:rPr>
        <w:t>KRISH PATEL</w:t>
      </w:r>
    </w:p>
    <w:p w14:paraId="20557654" w14:textId="77777777" w:rsidR="0019614D" w:rsidRPr="0019614D" w:rsidRDefault="0019614D" w:rsidP="0019614D">
      <w:pPr>
        <w:widowControl w:val="0"/>
        <w:autoSpaceDE w:val="0"/>
        <w:autoSpaceDN w:val="0"/>
        <w:spacing w:before="145" w:after="0" w:line="240" w:lineRule="auto"/>
        <w:ind w:left="137"/>
        <w:jc w:val="center"/>
        <w:outlineLvl w:val="2"/>
        <w:rPr>
          <w:rFonts w:ascii="Times New Roman" w:eastAsia="Times New Roman" w:hAnsi="Times New Roman" w:cs="Times New Roman"/>
          <w:b/>
          <w:bCs/>
          <w:kern w:val="0"/>
          <w:sz w:val="28"/>
          <w:szCs w:val="28"/>
          <w:lang w:val="en-US"/>
          <w14:ligatures w14:val="none"/>
        </w:rPr>
      </w:pPr>
      <w:r w:rsidRPr="0019614D">
        <w:rPr>
          <w:rFonts w:ascii="Times New Roman" w:eastAsia="Times New Roman" w:hAnsi="Times New Roman" w:cs="Times New Roman"/>
          <w:b/>
          <w:bCs/>
          <w:kern w:val="0"/>
          <w:sz w:val="28"/>
          <w:szCs w:val="28"/>
          <w:lang w:val="en-US"/>
          <w14:ligatures w14:val="none"/>
        </w:rPr>
        <w:t>[21162171023]</w:t>
      </w:r>
    </w:p>
    <w:p w14:paraId="09A9284C" w14:textId="77777777" w:rsidR="0019614D" w:rsidRPr="0019614D" w:rsidRDefault="0019614D" w:rsidP="0019614D">
      <w:pPr>
        <w:widowControl w:val="0"/>
        <w:autoSpaceDE w:val="0"/>
        <w:autoSpaceDN w:val="0"/>
        <w:spacing w:before="145" w:after="0" w:line="240" w:lineRule="auto"/>
        <w:ind w:left="137"/>
        <w:jc w:val="center"/>
        <w:outlineLvl w:val="2"/>
        <w:rPr>
          <w:rFonts w:ascii="Times New Roman" w:eastAsia="Times New Roman" w:hAnsi="Times New Roman" w:cs="Times New Roman"/>
          <w:b/>
          <w:bCs/>
          <w:kern w:val="0"/>
          <w:sz w:val="28"/>
          <w:szCs w:val="28"/>
          <w:lang w:val="en-US"/>
          <w14:ligatures w14:val="none"/>
        </w:rPr>
      </w:pPr>
    </w:p>
    <w:p w14:paraId="397B9A11" w14:textId="77777777" w:rsidR="0019614D" w:rsidRPr="0019614D" w:rsidRDefault="0019614D" w:rsidP="0019614D">
      <w:pPr>
        <w:widowControl w:val="0"/>
        <w:autoSpaceDE w:val="0"/>
        <w:autoSpaceDN w:val="0"/>
        <w:spacing w:before="145" w:after="0" w:line="240" w:lineRule="auto"/>
        <w:ind w:left="137"/>
        <w:jc w:val="center"/>
        <w:outlineLvl w:val="2"/>
        <w:rPr>
          <w:rFonts w:ascii="Times New Roman" w:eastAsia="Times New Roman" w:hAnsi="Times New Roman" w:cs="Times New Roman"/>
          <w:b/>
          <w:bCs/>
          <w:i/>
          <w:iCs/>
          <w:kern w:val="0"/>
          <w:sz w:val="28"/>
          <w:szCs w:val="28"/>
          <w:lang w:val="en-US"/>
          <w14:ligatures w14:val="none"/>
        </w:rPr>
      </w:pPr>
      <w:r w:rsidRPr="0019614D">
        <w:rPr>
          <w:rFonts w:ascii="Times New Roman" w:eastAsia="Times New Roman" w:hAnsi="Times New Roman" w:cs="Times New Roman"/>
          <w:b/>
          <w:bCs/>
          <w:i/>
          <w:iCs/>
          <w:kern w:val="0"/>
          <w:sz w:val="28"/>
          <w:szCs w:val="28"/>
          <w:lang w:val="en-US"/>
          <w14:ligatures w14:val="none"/>
        </w:rPr>
        <w:t>Guided by</w:t>
      </w:r>
    </w:p>
    <w:p w14:paraId="55D24954" w14:textId="77777777" w:rsidR="0019614D" w:rsidRPr="0019614D" w:rsidRDefault="0019614D" w:rsidP="0019614D">
      <w:pPr>
        <w:widowControl w:val="0"/>
        <w:autoSpaceDE w:val="0"/>
        <w:autoSpaceDN w:val="0"/>
        <w:spacing w:before="142" w:after="0" w:line="240" w:lineRule="auto"/>
        <w:ind w:left="141"/>
        <w:jc w:val="center"/>
        <w:outlineLvl w:val="1"/>
        <w:rPr>
          <w:rFonts w:ascii="Times New Roman" w:eastAsia="Times New Roman" w:hAnsi="Times New Roman" w:cs="Times New Roman"/>
          <w:b/>
          <w:bCs/>
          <w:color w:val="FF0000"/>
          <w:kern w:val="0"/>
          <w:sz w:val="32"/>
          <w:szCs w:val="32"/>
          <w:lang w:val="en-US"/>
          <w14:ligatures w14:val="none"/>
        </w:rPr>
      </w:pPr>
      <w:r w:rsidRPr="0019614D">
        <w:rPr>
          <w:rFonts w:ascii="Times New Roman" w:eastAsia="Times New Roman" w:hAnsi="Times New Roman" w:cs="Times New Roman"/>
          <w:b/>
          <w:bCs/>
          <w:color w:val="FF0000"/>
          <w:kern w:val="0"/>
          <w:sz w:val="32"/>
          <w:szCs w:val="32"/>
          <w:lang w:val="en-US"/>
          <w14:ligatures w14:val="none"/>
        </w:rPr>
        <w:t xml:space="preserve">Prof. Ravindra Patel </w:t>
      </w:r>
    </w:p>
    <w:p w14:paraId="7F53FC78" w14:textId="77777777" w:rsidR="0019614D" w:rsidRPr="0019614D" w:rsidRDefault="0019614D" w:rsidP="0019614D">
      <w:pPr>
        <w:widowControl w:val="0"/>
        <w:autoSpaceDE w:val="0"/>
        <w:autoSpaceDN w:val="0"/>
        <w:spacing w:before="142" w:after="0" w:line="240" w:lineRule="auto"/>
        <w:ind w:left="141"/>
        <w:jc w:val="center"/>
        <w:outlineLvl w:val="1"/>
        <w:rPr>
          <w:rFonts w:ascii="Times New Roman" w:eastAsia="Times New Roman" w:hAnsi="Times New Roman" w:cs="Times New Roman"/>
          <w:b/>
          <w:bCs/>
          <w:color w:val="FF0000"/>
          <w:kern w:val="0"/>
          <w:sz w:val="32"/>
          <w:szCs w:val="32"/>
          <w:lang w:val="en-US"/>
          <w14:ligatures w14:val="none"/>
        </w:rPr>
      </w:pPr>
    </w:p>
    <w:p w14:paraId="54098972" w14:textId="77777777" w:rsidR="0019614D" w:rsidRPr="0019614D" w:rsidRDefault="0019614D" w:rsidP="0019614D">
      <w:pPr>
        <w:widowControl w:val="0"/>
        <w:autoSpaceDE w:val="0"/>
        <w:autoSpaceDN w:val="0"/>
        <w:spacing w:before="145" w:after="0" w:line="240" w:lineRule="auto"/>
        <w:ind w:left="141"/>
        <w:jc w:val="center"/>
        <w:rPr>
          <w:rFonts w:ascii="Times New Roman" w:eastAsia="Times New Roman" w:hAnsi="Times New Roman" w:cs="Times New Roman"/>
          <w:b/>
          <w:bCs/>
          <w:i/>
          <w:iCs/>
          <w:kern w:val="0"/>
          <w:sz w:val="28"/>
          <w:szCs w:val="28"/>
          <w:lang w:val="en-US"/>
          <w14:ligatures w14:val="none"/>
        </w:rPr>
      </w:pPr>
      <w:r w:rsidRPr="0019614D">
        <w:rPr>
          <w:rFonts w:ascii="Times New Roman" w:eastAsia="Times New Roman" w:hAnsi="Times New Roman" w:cs="Times New Roman"/>
          <w:b/>
          <w:bCs/>
          <w:i/>
          <w:iCs/>
          <w:kern w:val="0"/>
          <w:sz w:val="28"/>
          <w:szCs w:val="28"/>
          <w:lang w:val="en-US"/>
          <w14:ligatures w14:val="none"/>
        </w:rPr>
        <w:t>Submitted to</w:t>
      </w:r>
    </w:p>
    <w:p w14:paraId="0CEAAC04" w14:textId="77777777" w:rsidR="0019614D" w:rsidRPr="0019614D" w:rsidRDefault="0019614D" w:rsidP="0019614D">
      <w:pPr>
        <w:widowControl w:val="0"/>
        <w:autoSpaceDE w:val="0"/>
        <w:autoSpaceDN w:val="0"/>
        <w:spacing w:before="145" w:after="0" w:line="240" w:lineRule="auto"/>
        <w:ind w:left="141"/>
        <w:jc w:val="center"/>
        <w:rPr>
          <w:rFonts w:ascii="Times New Roman" w:eastAsia="Times New Roman" w:hAnsi="Times New Roman" w:cs="Times New Roman"/>
          <w:b/>
          <w:bCs/>
          <w:i/>
          <w:iCs/>
          <w:kern w:val="0"/>
          <w:sz w:val="28"/>
          <w:szCs w:val="28"/>
          <w:lang w:val="en-US"/>
          <w14:ligatures w14:val="none"/>
        </w:rPr>
      </w:pPr>
    </w:p>
    <w:p w14:paraId="21D5C183" w14:textId="77777777" w:rsidR="0019614D" w:rsidRPr="0019614D" w:rsidRDefault="0019614D" w:rsidP="0019614D">
      <w:pPr>
        <w:widowControl w:val="0"/>
        <w:autoSpaceDE w:val="0"/>
        <w:autoSpaceDN w:val="0"/>
        <w:spacing w:before="145" w:after="0" w:line="240" w:lineRule="auto"/>
        <w:ind w:left="141"/>
        <w:jc w:val="center"/>
        <w:rPr>
          <w:rFonts w:ascii="Times New Roman" w:eastAsia="Times New Roman" w:hAnsi="Times New Roman" w:cs="Times New Roman"/>
          <w:b/>
          <w:bCs/>
          <w:i/>
          <w:iCs/>
          <w:kern w:val="0"/>
          <w:sz w:val="28"/>
          <w:szCs w:val="28"/>
          <w:lang w:val="en-US"/>
          <w14:ligatures w14:val="none"/>
        </w:rPr>
      </w:pPr>
      <w:r w:rsidRPr="0019614D">
        <w:rPr>
          <w:rFonts w:ascii="Times New Roman" w:eastAsia="Times New Roman" w:hAnsi="Times New Roman" w:cs="Times New Roman"/>
          <w:b/>
          <w:bCs/>
          <w:i/>
          <w:iCs/>
          <w:kern w:val="0"/>
          <w:sz w:val="28"/>
          <w:szCs w:val="28"/>
          <w:lang w:val="en-US"/>
          <w14:ligatures w14:val="none"/>
        </w:rPr>
        <w:t>Faculty of Engineering and Technology</w:t>
      </w:r>
    </w:p>
    <w:p w14:paraId="206D90F0" w14:textId="77777777" w:rsidR="0019614D" w:rsidRPr="0019614D" w:rsidRDefault="0019614D" w:rsidP="0019614D">
      <w:pPr>
        <w:widowControl w:val="0"/>
        <w:autoSpaceDE w:val="0"/>
        <w:autoSpaceDN w:val="0"/>
        <w:spacing w:before="145" w:after="0" w:line="240" w:lineRule="auto"/>
        <w:ind w:left="141"/>
        <w:jc w:val="center"/>
        <w:rPr>
          <w:rFonts w:ascii="Times New Roman" w:eastAsia="Times New Roman" w:hAnsi="Times New Roman" w:cs="Times New Roman"/>
          <w:b/>
          <w:bCs/>
          <w:i/>
          <w:iCs/>
          <w:kern w:val="0"/>
          <w:sz w:val="28"/>
          <w:szCs w:val="28"/>
          <w:lang w:val="en-US"/>
          <w14:ligatures w14:val="none"/>
        </w:rPr>
      </w:pPr>
      <w:r w:rsidRPr="0019614D">
        <w:rPr>
          <w:rFonts w:ascii="Times New Roman" w:eastAsia="Times New Roman" w:hAnsi="Times New Roman" w:cs="Times New Roman"/>
          <w:b/>
          <w:bCs/>
          <w:i/>
          <w:iCs/>
          <w:kern w:val="0"/>
          <w:sz w:val="28"/>
          <w:szCs w:val="28"/>
          <w:lang w:val="en-US"/>
          <w14:ligatures w14:val="none"/>
        </w:rPr>
        <w:t>Institute of Computer Technology</w:t>
      </w:r>
    </w:p>
    <w:p w14:paraId="265E1291" w14:textId="77777777" w:rsidR="0019614D" w:rsidRPr="0019614D" w:rsidRDefault="0019614D" w:rsidP="0019614D">
      <w:pPr>
        <w:widowControl w:val="0"/>
        <w:autoSpaceDE w:val="0"/>
        <w:autoSpaceDN w:val="0"/>
        <w:spacing w:before="145" w:after="0" w:line="240" w:lineRule="auto"/>
        <w:ind w:left="141"/>
        <w:jc w:val="center"/>
        <w:rPr>
          <w:rFonts w:ascii="Times New Roman" w:eastAsia="Times New Roman" w:hAnsi="Times New Roman" w:cs="Times New Roman"/>
          <w:b/>
          <w:bCs/>
          <w:i/>
          <w:iCs/>
          <w:kern w:val="0"/>
          <w:sz w:val="28"/>
          <w:szCs w:val="28"/>
          <w:lang w:val="en-US"/>
          <w14:ligatures w14:val="none"/>
        </w:rPr>
      </w:pPr>
    </w:p>
    <w:p w14:paraId="01FB142E" w14:textId="77777777" w:rsidR="0019614D" w:rsidRPr="0019614D" w:rsidRDefault="0019614D" w:rsidP="0019614D">
      <w:pPr>
        <w:widowControl w:val="0"/>
        <w:autoSpaceDE w:val="0"/>
        <w:autoSpaceDN w:val="0"/>
        <w:spacing w:before="145" w:after="0" w:line="240" w:lineRule="auto"/>
        <w:ind w:left="141"/>
        <w:jc w:val="center"/>
        <w:rPr>
          <w:rFonts w:ascii="Times New Roman" w:eastAsia="Times New Roman" w:hAnsi="Times New Roman" w:cs="Times New Roman"/>
          <w:b/>
          <w:iCs/>
          <w:kern w:val="0"/>
          <w:sz w:val="28"/>
          <w:lang w:val="en-US"/>
          <w14:ligatures w14:val="none"/>
        </w:rPr>
      </w:pPr>
      <w:r w:rsidRPr="0019614D">
        <w:rPr>
          <w:rFonts w:ascii="Times New Roman" w:eastAsia="Times New Roman" w:hAnsi="Times New Roman" w:cs="Times New Roman"/>
          <w:b/>
          <w:bCs/>
          <w:i/>
          <w:iCs/>
          <w:kern w:val="0"/>
          <w:sz w:val="28"/>
          <w:szCs w:val="28"/>
          <w:lang w:val="en-US"/>
          <w14:ligatures w14:val="none"/>
        </w:rPr>
        <w:t>Ganpat University</w:t>
      </w:r>
    </w:p>
    <w:p w14:paraId="1841D17A" w14:textId="77777777" w:rsidR="0019614D" w:rsidRPr="0019614D" w:rsidRDefault="0019614D" w:rsidP="0019614D">
      <w:pPr>
        <w:widowControl w:val="0"/>
        <w:autoSpaceDE w:val="0"/>
        <w:autoSpaceDN w:val="0"/>
        <w:spacing w:before="145" w:after="0" w:line="240" w:lineRule="auto"/>
        <w:ind w:left="141"/>
        <w:jc w:val="center"/>
        <w:rPr>
          <w:rFonts w:ascii="Times New Roman" w:eastAsia="Times New Roman" w:hAnsi="Times New Roman" w:cs="Times New Roman"/>
          <w:b/>
          <w:iCs/>
          <w:kern w:val="0"/>
          <w:sz w:val="28"/>
          <w:lang w:val="en-US"/>
          <w14:ligatures w14:val="none"/>
        </w:rPr>
      </w:pPr>
    </w:p>
    <w:p w14:paraId="300DE19B" w14:textId="77777777" w:rsidR="0019614D" w:rsidRPr="0019614D" w:rsidRDefault="0019614D" w:rsidP="0019614D">
      <w:pPr>
        <w:widowControl w:val="0"/>
        <w:autoSpaceDE w:val="0"/>
        <w:autoSpaceDN w:val="0"/>
        <w:spacing w:after="0" w:line="269" w:lineRule="exact"/>
        <w:ind w:left="143"/>
        <w:jc w:val="center"/>
        <w:rPr>
          <w:rFonts w:ascii="Times New Roman" w:eastAsia="Times New Roman" w:hAnsi="Times New Roman" w:cs="Times New Roman"/>
          <w:kern w:val="0"/>
          <w:sz w:val="24"/>
          <w:szCs w:val="24"/>
          <w:lang w:val="en-US"/>
          <w14:ligatures w14:val="none"/>
        </w:rPr>
      </w:pPr>
      <w:r w:rsidRPr="0019614D">
        <w:rPr>
          <w:rFonts w:ascii="Times New Roman" w:eastAsia="Times New Roman" w:hAnsi="Times New Roman" w:cs="Times New Roman"/>
          <w:noProof/>
          <w:kern w:val="0"/>
          <w:sz w:val="24"/>
          <w:szCs w:val="24"/>
          <w:lang w:eastAsia="en-IN"/>
          <w14:ligatures w14:val="none"/>
        </w:rPr>
        <w:drawing>
          <wp:inline distT="0" distB="0" distL="0" distR="0" wp14:anchorId="572AB19E" wp14:editId="20B95C8C">
            <wp:extent cx="5969000" cy="1546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9000" cy="1546225"/>
                    </a:xfrm>
                    <a:prstGeom prst="rect">
                      <a:avLst/>
                    </a:prstGeom>
                    <a:noFill/>
                    <a:ln>
                      <a:noFill/>
                    </a:ln>
                  </pic:spPr>
                </pic:pic>
              </a:graphicData>
            </a:graphic>
          </wp:inline>
        </w:drawing>
      </w:r>
    </w:p>
    <w:p w14:paraId="2ADDB3D7" w14:textId="74D56D9D" w:rsidR="0019614D" w:rsidRPr="0019614D" w:rsidRDefault="0019614D" w:rsidP="00D77BB1">
      <w:pPr>
        <w:widowControl w:val="0"/>
        <w:autoSpaceDE w:val="0"/>
        <w:autoSpaceDN w:val="0"/>
        <w:spacing w:before="111" w:after="0" w:line="240" w:lineRule="auto"/>
        <w:ind w:left="134"/>
        <w:jc w:val="center"/>
        <w:outlineLvl w:val="1"/>
        <w:rPr>
          <w:rFonts w:ascii="Times New Roman" w:eastAsia="Times New Roman" w:hAnsi="Times New Roman" w:cs="Times New Roman"/>
          <w:b/>
          <w:bCs/>
          <w:kern w:val="0"/>
          <w:sz w:val="32"/>
          <w:szCs w:val="32"/>
          <w:lang w:val="en-US"/>
          <w14:ligatures w14:val="none"/>
        </w:rPr>
      </w:pPr>
      <w:r>
        <w:rPr>
          <w:noProof/>
        </w:rPr>
        <w:drawing>
          <wp:inline distT="0" distB="0" distL="0" distR="0" wp14:anchorId="3BDB093B" wp14:editId="37751FBF">
            <wp:extent cx="4029978" cy="1405828"/>
            <wp:effectExtent l="0" t="0" r="0" b="4445"/>
            <wp:docPr id="495590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4827" cy="1421473"/>
                    </a:xfrm>
                    <a:prstGeom prst="rect">
                      <a:avLst/>
                    </a:prstGeom>
                    <a:noFill/>
                    <a:ln>
                      <a:noFill/>
                    </a:ln>
                  </pic:spPr>
                </pic:pic>
              </a:graphicData>
            </a:graphic>
          </wp:inline>
        </w:drawing>
      </w:r>
    </w:p>
    <w:p w14:paraId="1649108E" w14:textId="77777777" w:rsidR="0019614D" w:rsidRPr="0019614D" w:rsidRDefault="0019614D" w:rsidP="0019614D">
      <w:pPr>
        <w:widowControl w:val="0"/>
        <w:autoSpaceDE w:val="0"/>
        <w:autoSpaceDN w:val="0"/>
        <w:spacing w:before="111" w:after="0" w:line="240" w:lineRule="auto"/>
        <w:ind w:left="134"/>
        <w:jc w:val="center"/>
        <w:outlineLvl w:val="1"/>
        <w:rPr>
          <w:rFonts w:ascii="Times New Roman" w:eastAsia="Times New Roman" w:hAnsi="Times New Roman" w:cs="Times New Roman"/>
          <w:b/>
          <w:bCs/>
          <w:kern w:val="0"/>
          <w:sz w:val="32"/>
          <w:szCs w:val="32"/>
          <w:lang w:val="en-US"/>
          <w14:ligatures w14:val="none"/>
        </w:rPr>
      </w:pPr>
    </w:p>
    <w:p w14:paraId="0C0CDC13" w14:textId="77777777" w:rsidR="0019614D" w:rsidRPr="0019614D" w:rsidRDefault="0019614D" w:rsidP="0019614D">
      <w:pPr>
        <w:widowControl w:val="0"/>
        <w:autoSpaceDE w:val="0"/>
        <w:autoSpaceDN w:val="0"/>
        <w:spacing w:before="111" w:after="0" w:line="240" w:lineRule="auto"/>
        <w:ind w:left="134"/>
        <w:jc w:val="center"/>
        <w:outlineLvl w:val="1"/>
        <w:rPr>
          <w:rFonts w:ascii="Times New Roman" w:eastAsia="Times New Roman" w:hAnsi="Times New Roman" w:cs="Times New Roman"/>
          <w:b/>
          <w:bCs/>
          <w:kern w:val="0"/>
          <w:sz w:val="32"/>
          <w:szCs w:val="32"/>
          <w:lang w:val="en-US"/>
          <w14:ligatures w14:val="none"/>
        </w:rPr>
      </w:pPr>
      <w:r w:rsidRPr="0019614D">
        <w:rPr>
          <w:rFonts w:ascii="Times New Roman" w:eastAsia="Times New Roman" w:hAnsi="Times New Roman" w:cs="Times New Roman"/>
          <w:b/>
          <w:bCs/>
          <w:kern w:val="0"/>
          <w:sz w:val="32"/>
          <w:szCs w:val="32"/>
          <w:lang w:val="en-US"/>
          <w14:ligatures w14:val="none"/>
        </w:rPr>
        <w:t>Ganpat</w:t>
      </w:r>
      <w:r w:rsidRPr="0019614D">
        <w:rPr>
          <w:rFonts w:ascii="Times New Roman" w:eastAsia="Times New Roman" w:hAnsi="Times New Roman" w:cs="Times New Roman"/>
          <w:b/>
          <w:bCs/>
          <w:spacing w:val="-3"/>
          <w:kern w:val="0"/>
          <w:sz w:val="32"/>
          <w:szCs w:val="32"/>
          <w:lang w:val="en-US"/>
          <w14:ligatures w14:val="none"/>
        </w:rPr>
        <w:t xml:space="preserve"> </w:t>
      </w:r>
      <w:r w:rsidRPr="0019614D">
        <w:rPr>
          <w:rFonts w:ascii="Times New Roman" w:eastAsia="Times New Roman" w:hAnsi="Times New Roman" w:cs="Times New Roman"/>
          <w:b/>
          <w:bCs/>
          <w:kern w:val="0"/>
          <w:sz w:val="32"/>
          <w:szCs w:val="32"/>
          <w:lang w:val="en-US"/>
          <w14:ligatures w14:val="none"/>
        </w:rPr>
        <w:t>University,</w:t>
      </w:r>
      <w:r w:rsidRPr="0019614D">
        <w:rPr>
          <w:rFonts w:ascii="Times New Roman" w:eastAsia="Times New Roman" w:hAnsi="Times New Roman" w:cs="Times New Roman"/>
          <w:b/>
          <w:bCs/>
          <w:spacing w:val="-1"/>
          <w:kern w:val="0"/>
          <w:sz w:val="32"/>
          <w:szCs w:val="32"/>
          <w:lang w:val="en-US"/>
          <w14:ligatures w14:val="none"/>
        </w:rPr>
        <w:t xml:space="preserve"> </w:t>
      </w:r>
      <w:r w:rsidRPr="0019614D">
        <w:rPr>
          <w:rFonts w:ascii="Times New Roman" w:eastAsia="Times New Roman" w:hAnsi="Times New Roman" w:cs="Times New Roman"/>
          <w:b/>
          <w:bCs/>
          <w:kern w:val="0"/>
          <w:sz w:val="32"/>
          <w:szCs w:val="32"/>
          <w:lang w:val="en-US"/>
          <w14:ligatures w14:val="none"/>
        </w:rPr>
        <w:t>Mehsana</w:t>
      </w:r>
    </w:p>
    <w:p w14:paraId="64637920" w14:textId="77777777" w:rsidR="0019614D" w:rsidRPr="0019614D" w:rsidRDefault="0019614D" w:rsidP="0019614D">
      <w:pPr>
        <w:widowControl w:val="0"/>
        <w:autoSpaceDE w:val="0"/>
        <w:autoSpaceDN w:val="0"/>
        <w:spacing w:before="142" w:after="0" w:line="240" w:lineRule="auto"/>
        <w:ind w:left="138"/>
        <w:jc w:val="center"/>
        <w:outlineLvl w:val="4"/>
        <w:rPr>
          <w:rFonts w:ascii="Times New Roman" w:eastAsia="Times New Roman" w:hAnsi="Times New Roman" w:cs="Times New Roman"/>
          <w:b/>
          <w:bCs/>
          <w:kern w:val="0"/>
          <w:sz w:val="24"/>
          <w:szCs w:val="24"/>
          <w:lang w:val="en-US"/>
          <w14:ligatures w14:val="none"/>
        </w:rPr>
      </w:pPr>
      <w:r w:rsidRPr="0019614D">
        <w:rPr>
          <w:rFonts w:ascii="Times New Roman" w:eastAsia="Times New Roman" w:hAnsi="Times New Roman" w:cs="Times New Roman"/>
          <w:b/>
          <w:bCs/>
          <w:kern w:val="0"/>
          <w:sz w:val="24"/>
          <w:szCs w:val="24"/>
          <w:lang w:val="en-US"/>
          <w14:ligatures w14:val="none"/>
        </w:rPr>
        <w:t>[June 2025]</w:t>
      </w:r>
    </w:p>
    <w:bookmarkEnd w:id="1"/>
    <w:p w14:paraId="213F4941" w14:textId="77777777" w:rsidR="0019614D" w:rsidRDefault="0019614D"/>
    <w:p w14:paraId="1A054DEB" w14:textId="6AB2833A" w:rsidR="0019614D" w:rsidRPr="0019614D" w:rsidRDefault="0019614D" w:rsidP="00066D1C">
      <w:pPr>
        <w:pStyle w:val="Heading1"/>
        <w:spacing w:line="480" w:lineRule="auto"/>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614D">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CERTIFICATE</w:t>
      </w:r>
    </w:p>
    <w:p w14:paraId="588AF72D" w14:textId="77777777" w:rsidR="0019614D" w:rsidRDefault="0019614D" w:rsidP="0019614D">
      <w:pPr>
        <w:pStyle w:val="BodyText"/>
        <w:spacing w:before="7"/>
        <w:rPr>
          <w:b/>
          <w:sz w:val="27"/>
        </w:rPr>
      </w:pPr>
    </w:p>
    <w:p w14:paraId="66396C23" w14:textId="77777777" w:rsidR="0019614D" w:rsidRPr="00066D1C" w:rsidRDefault="0019614D" w:rsidP="00066D1C">
      <w:pPr>
        <w:pStyle w:val="BodyText"/>
        <w:spacing w:before="76" w:line="360" w:lineRule="auto"/>
        <w:jc w:val="both"/>
        <w:rPr>
          <w:lang w:val="en-IN"/>
        </w:rPr>
      </w:pPr>
      <w:r w:rsidRPr="00066D1C">
        <w:t xml:space="preserve">This is to certify that the </w:t>
      </w:r>
      <w:r w:rsidRPr="00066D1C">
        <w:rPr>
          <w:b/>
        </w:rPr>
        <w:t>Industry</w:t>
      </w:r>
      <w:r w:rsidRPr="00066D1C">
        <w:t xml:space="preserve"> Project work entitled </w:t>
      </w:r>
      <w:r w:rsidRPr="00066D1C">
        <w:rPr>
          <w:b/>
        </w:rPr>
        <w:t>“</w:t>
      </w:r>
      <w:proofErr w:type="spellStart"/>
      <w:r w:rsidRPr="00066D1C">
        <w:rPr>
          <w:b/>
        </w:rPr>
        <w:t>Gigster</w:t>
      </w:r>
      <w:proofErr w:type="spellEnd"/>
      <w:r w:rsidRPr="00066D1C">
        <w:rPr>
          <w:b/>
        </w:rPr>
        <w:t xml:space="preserve"> - A Marketplace for Freelancers” </w:t>
      </w:r>
      <w:r w:rsidRPr="00066D1C">
        <w:t xml:space="preserve">by Krish Patel (Enrolment No. 21162171023) of Ganpat University, towards the partial fulfillment of requirements of the degree of Bachelor of Technology – Computer Science and Engineering, carried out by in the CSE(CS) Department </w:t>
      </w:r>
      <w:proofErr w:type="gramStart"/>
      <w:r w:rsidRPr="00066D1C">
        <w:t xml:space="preserve">at  </w:t>
      </w:r>
      <w:proofErr w:type="spellStart"/>
      <w:r w:rsidRPr="00066D1C">
        <w:rPr>
          <w:lang w:val="en-IN"/>
        </w:rPr>
        <w:t>iConsultify</w:t>
      </w:r>
      <w:proofErr w:type="spellEnd"/>
      <w:proofErr w:type="gramEnd"/>
      <w:r w:rsidRPr="00066D1C">
        <w:rPr>
          <w:lang w:val="en-IN"/>
        </w:rPr>
        <w:t xml:space="preserve"> Solutions LLP</w:t>
      </w:r>
      <w:r w:rsidRPr="00066D1C">
        <w:t>. The results/findings contained in this Project have not been submitted in part or full to any other University / Institute for award of any other Degree/Diploma.</w:t>
      </w:r>
    </w:p>
    <w:p w14:paraId="43F65F0B" w14:textId="77777777" w:rsidR="0019614D" w:rsidRPr="00066D1C" w:rsidRDefault="0019614D" w:rsidP="00066D1C">
      <w:pPr>
        <w:pStyle w:val="BodyText"/>
        <w:spacing w:line="360" w:lineRule="auto"/>
        <w:rPr>
          <w:sz w:val="28"/>
          <w:szCs w:val="28"/>
        </w:rPr>
      </w:pPr>
    </w:p>
    <w:p w14:paraId="5DA90B27" w14:textId="77777777" w:rsidR="0019614D" w:rsidRPr="00D41B92" w:rsidRDefault="0019614D" w:rsidP="0019614D">
      <w:pPr>
        <w:pStyle w:val="BodyText"/>
        <w:spacing w:before="1"/>
        <w:rPr>
          <w:sz w:val="32"/>
          <w:szCs w:val="32"/>
        </w:rPr>
      </w:pPr>
    </w:p>
    <w:p w14:paraId="391DAF0F" w14:textId="77777777" w:rsidR="0019614D" w:rsidRPr="00D41B92" w:rsidRDefault="0019614D" w:rsidP="0019614D">
      <w:pPr>
        <w:pStyle w:val="BodyText"/>
        <w:spacing w:before="1"/>
        <w:ind w:left="120"/>
        <w:rPr>
          <w:sz w:val="32"/>
          <w:szCs w:val="32"/>
        </w:rPr>
      </w:pPr>
    </w:p>
    <w:p w14:paraId="42D1AEC3" w14:textId="77777777" w:rsidR="0019614D" w:rsidRPr="0019614D" w:rsidRDefault="0019614D" w:rsidP="0019614D">
      <w:pPr>
        <w:pStyle w:val="BodyText"/>
        <w:spacing w:before="1"/>
      </w:pPr>
      <w:r w:rsidRPr="0019614D">
        <w:t>Name &amp; Signature of Internal Guide</w:t>
      </w:r>
      <w:r w:rsidRPr="0019614D">
        <w:tab/>
      </w:r>
      <w:r w:rsidRPr="0019614D">
        <w:tab/>
      </w:r>
      <w:r w:rsidRPr="0019614D">
        <w:tab/>
      </w:r>
      <w:r w:rsidRPr="0019614D">
        <w:tab/>
      </w:r>
    </w:p>
    <w:p w14:paraId="012A404B" w14:textId="77777777" w:rsidR="0019614D" w:rsidRPr="0019614D" w:rsidRDefault="0019614D" w:rsidP="0019614D">
      <w:pPr>
        <w:pStyle w:val="BodyText"/>
        <w:spacing w:before="1"/>
      </w:pPr>
    </w:p>
    <w:p w14:paraId="4CF11B5E" w14:textId="77777777" w:rsidR="0019614D" w:rsidRPr="0019614D" w:rsidRDefault="0019614D" w:rsidP="0019614D">
      <w:pPr>
        <w:pStyle w:val="BodyText"/>
        <w:spacing w:before="1"/>
      </w:pPr>
      <w:bookmarkStart w:id="2" w:name="_Hlk190946105"/>
      <w:r w:rsidRPr="0019614D">
        <w:t>Prof. Ravindra Patel</w:t>
      </w:r>
    </w:p>
    <w:bookmarkEnd w:id="2"/>
    <w:p w14:paraId="58B3BFBD" w14:textId="77777777" w:rsidR="0019614D" w:rsidRPr="0019614D" w:rsidRDefault="0019614D" w:rsidP="0019614D">
      <w:pPr>
        <w:pStyle w:val="BodyText"/>
        <w:spacing w:before="1"/>
      </w:pPr>
    </w:p>
    <w:p w14:paraId="02CF8BC2" w14:textId="77777777" w:rsidR="0019614D" w:rsidRPr="0019614D" w:rsidRDefault="0019614D" w:rsidP="0019614D">
      <w:pPr>
        <w:pStyle w:val="BodyText"/>
        <w:spacing w:before="1"/>
        <w:ind w:left="120"/>
      </w:pPr>
    </w:p>
    <w:p w14:paraId="6F3139A3" w14:textId="77777777" w:rsidR="0019614D" w:rsidRPr="0019614D" w:rsidRDefault="0019614D" w:rsidP="0019614D">
      <w:pPr>
        <w:pStyle w:val="BodyText"/>
        <w:spacing w:before="1"/>
        <w:ind w:left="120"/>
      </w:pPr>
    </w:p>
    <w:p w14:paraId="4E7D09D8" w14:textId="77777777" w:rsidR="0019614D" w:rsidRPr="0019614D" w:rsidRDefault="0019614D" w:rsidP="0019614D">
      <w:pPr>
        <w:pStyle w:val="BodyText"/>
        <w:spacing w:before="1"/>
      </w:pPr>
      <w:r w:rsidRPr="0019614D">
        <w:t>Name &amp; Signature of Head</w:t>
      </w:r>
    </w:p>
    <w:p w14:paraId="2DEF75F7" w14:textId="77777777" w:rsidR="0019614D" w:rsidRPr="0019614D" w:rsidRDefault="0019614D" w:rsidP="0019614D">
      <w:pPr>
        <w:pStyle w:val="BodyText"/>
        <w:spacing w:before="1"/>
      </w:pPr>
    </w:p>
    <w:p w14:paraId="568D5E0B" w14:textId="77777777" w:rsidR="0019614D" w:rsidRPr="0019614D" w:rsidRDefault="0019614D" w:rsidP="0019614D">
      <w:pPr>
        <w:pStyle w:val="BodyText"/>
        <w:spacing w:before="1"/>
      </w:pPr>
      <w:bookmarkStart w:id="3" w:name="_Hlk190946113"/>
      <w:r w:rsidRPr="0019614D">
        <w:t xml:space="preserve">Prof. Dharmesh Darji </w:t>
      </w:r>
    </w:p>
    <w:bookmarkEnd w:id="3"/>
    <w:p w14:paraId="085DB99F" w14:textId="77777777" w:rsidR="0019614D" w:rsidRPr="0019614D" w:rsidRDefault="0019614D" w:rsidP="0019614D">
      <w:pPr>
        <w:pStyle w:val="BodyText"/>
        <w:spacing w:before="1"/>
        <w:ind w:left="120"/>
      </w:pPr>
    </w:p>
    <w:p w14:paraId="0EA6B246" w14:textId="77777777" w:rsidR="0019614D" w:rsidRPr="0019614D" w:rsidRDefault="0019614D" w:rsidP="0019614D">
      <w:pPr>
        <w:pStyle w:val="BodyText"/>
        <w:spacing w:before="1"/>
        <w:ind w:left="120"/>
      </w:pPr>
    </w:p>
    <w:p w14:paraId="2C11F309" w14:textId="77777777" w:rsidR="0019614D" w:rsidRPr="0019614D" w:rsidRDefault="0019614D" w:rsidP="0019614D">
      <w:pPr>
        <w:pStyle w:val="BodyText"/>
        <w:spacing w:before="1"/>
        <w:ind w:left="120"/>
      </w:pPr>
    </w:p>
    <w:p w14:paraId="47A55E4F" w14:textId="77777777" w:rsidR="0019614D" w:rsidRPr="0019614D" w:rsidRDefault="0019614D" w:rsidP="0019614D">
      <w:pPr>
        <w:rPr>
          <w:rFonts w:ascii="Times New Roman" w:hAnsi="Times New Roman" w:cs="Times New Roman"/>
          <w:sz w:val="24"/>
          <w:szCs w:val="24"/>
        </w:rPr>
      </w:pPr>
      <w:bookmarkStart w:id="4" w:name="_Hlk190946184"/>
      <w:proofErr w:type="gramStart"/>
      <w:r w:rsidRPr="0019614D">
        <w:rPr>
          <w:rFonts w:ascii="Times New Roman" w:hAnsi="Times New Roman" w:cs="Times New Roman"/>
          <w:sz w:val="24"/>
          <w:szCs w:val="24"/>
        </w:rPr>
        <w:t>Place :</w:t>
      </w:r>
      <w:proofErr w:type="gramEnd"/>
      <w:r w:rsidRPr="0019614D">
        <w:rPr>
          <w:rFonts w:ascii="Times New Roman" w:hAnsi="Times New Roman" w:cs="Times New Roman"/>
          <w:sz w:val="24"/>
          <w:szCs w:val="24"/>
        </w:rPr>
        <w:t xml:space="preserve"> ICT – GUNI</w:t>
      </w:r>
    </w:p>
    <w:p w14:paraId="2E1FE5D3" w14:textId="77777777" w:rsidR="0019614D" w:rsidRPr="0019614D" w:rsidRDefault="0019614D" w:rsidP="0019614D">
      <w:pPr>
        <w:rPr>
          <w:rFonts w:ascii="Times New Roman" w:hAnsi="Times New Roman" w:cs="Times New Roman"/>
          <w:sz w:val="24"/>
          <w:szCs w:val="24"/>
        </w:rPr>
      </w:pPr>
    </w:p>
    <w:p w14:paraId="18C0A36D" w14:textId="77777777" w:rsidR="0019614D" w:rsidRPr="0019614D" w:rsidRDefault="0019614D" w:rsidP="0019614D">
      <w:pPr>
        <w:rPr>
          <w:rFonts w:ascii="Times New Roman" w:hAnsi="Times New Roman" w:cs="Times New Roman"/>
          <w:sz w:val="24"/>
          <w:szCs w:val="24"/>
        </w:rPr>
      </w:pPr>
      <w:proofErr w:type="gramStart"/>
      <w:r w:rsidRPr="0019614D">
        <w:rPr>
          <w:rFonts w:ascii="Times New Roman" w:hAnsi="Times New Roman" w:cs="Times New Roman"/>
          <w:sz w:val="24"/>
          <w:szCs w:val="24"/>
        </w:rPr>
        <w:t>Date :</w:t>
      </w:r>
      <w:bookmarkEnd w:id="4"/>
      <w:proofErr w:type="gramEnd"/>
    </w:p>
    <w:p w14:paraId="29E32C42" w14:textId="77777777" w:rsidR="0019614D" w:rsidRPr="0019614D" w:rsidRDefault="0019614D">
      <w:pPr>
        <w:rPr>
          <w:rFonts w:ascii="Times New Roman" w:hAnsi="Times New Roman" w:cs="Times New Roman"/>
          <w:sz w:val="18"/>
          <w:szCs w:val="18"/>
        </w:rPr>
      </w:pPr>
    </w:p>
    <w:p w14:paraId="4FD0E3C0" w14:textId="77777777" w:rsidR="0019614D" w:rsidRPr="0019614D" w:rsidRDefault="0019614D">
      <w:pPr>
        <w:rPr>
          <w:rFonts w:ascii="Times New Roman" w:hAnsi="Times New Roman" w:cs="Times New Roman"/>
          <w:sz w:val="18"/>
          <w:szCs w:val="18"/>
        </w:rPr>
      </w:pPr>
    </w:p>
    <w:p w14:paraId="6A18C6A0" w14:textId="77777777" w:rsidR="0019614D" w:rsidRDefault="0019614D">
      <w:pPr>
        <w:rPr>
          <w:rFonts w:ascii="Times New Roman" w:hAnsi="Times New Roman" w:cs="Times New Roman"/>
          <w:sz w:val="18"/>
          <w:szCs w:val="18"/>
        </w:rPr>
      </w:pPr>
    </w:p>
    <w:p w14:paraId="4194263F" w14:textId="77777777" w:rsidR="0019614D" w:rsidRDefault="0019614D">
      <w:pPr>
        <w:rPr>
          <w:rFonts w:ascii="Times New Roman" w:hAnsi="Times New Roman" w:cs="Times New Roman"/>
          <w:sz w:val="18"/>
          <w:szCs w:val="18"/>
        </w:rPr>
      </w:pPr>
    </w:p>
    <w:p w14:paraId="77FC707B" w14:textId="77777777" w:rsidR="0019614D" w:rsidRDefault="0019614D">
      <w:pPr>
        <w:rPr>
          <w:rFonts w:ascii="Times New Roman" w:hAnsi="Times New Roman" w:cs="Times New Roman"/>
          <w:sz w:val="18"/>
          <w:szCs w:val="18"/>
        </w:rPr>
      </w:pPr>
    </w:p>
    <w:p w14:paraId="43DD3BB2" w14:textId="77777777" w:rsidR="0019614D" w:rsidRDefault="0019614D">
      <w:pPr>
        <w:rPr>
          <w:rFonts w:ascii="Times New Roman" w:hAnsi="Times New Roman" w:cs="Times New Roman"/>
          <w:sz w:val="18"/>
          <w:szCs w:val="18"/>
        </w:rPr>
      </w:pPr>
    </w:p>
    <w:p w14:paraId="0BF54938" w14:textId="77777777" w:rsidR="0019614D" w:rsidRDefault="0019614D">
      <w:pPr>
        <w:rPr>
          <w:rFonts w:ascii="Times New Roman" w:hAnsi="Times New Roman" w:cs="Times New Roman"/>
          <w:sz w:val="18"/>
          <w:szCs w:val="18"/>
        </w:rPr>
      </w:pPr>
    </w:p>
    <w:p w14:paraId="7473CC89" w14:textId="77777777" w:rsidR="0019614D" w:rsidRDefault="0019614D">
      <w:pPr>
        <w:rPr>
          <w:rFonts w:ascii="Times New Roman" w:hAnsi="Times New Roman" w:cs="Times New Roman"/>
          <w:sz w:val="18"/>
          <w:szCs w:val="18"/>
        </w:rPr>
      </w:pPr>
    </w:p>
    <w:p w14:paraId="0E18951E" w14:textId="7F7BC760" w:rsidR="0019614D" w:rsidRDefault="0019614D" w:rsidP="00066D1C">
      <w:pPr>
        <w:spacing w:line="480" w:lineRule="auto"/>
        <w:jc w:val="center"/>
        <w:rPr>
          <w:rFonts w:ascii="Times New Roman" w:eastAsia="Times New Roman" w:hAnsi="Times New Roman" w:cs="Times New Roman"/>
          <w:b/>
          <w:kern w:val="0"/>
          <w:sz w:val="32"/>
          <w:szCs w:val="24"/>
          <w:lang w:val="en-US"/>
          <w14:ligatures w14:val="none"/>
        </w:rPr>
      </w:pPr>
      <w:r w:rsidRPr="0019614D">
        <w:rPr>
          <w:rFonts w:ascii="Times New Roman" w:eastAsia="Times New Roman" w:hAnsi="Times New Roman" w:cs="Times New Roman"/>
          <w:b/>
          <w:kern w:val="0"/>
          <w:sz w:val="32"/>
          <w:szCs w:val="24"/>
          <w:lang w:val="en-US"/>
          <w14:ligatures w14:val="none"/>
        </w:rPr>
        <w:lastRenderedPageBreak/>
        <w:t>ACKNOWLEDGEMENT</w:t>
      </w:r>
    </w:p>
    <w:p w14:paraId="4317EEA2" w14:textId="77777777" w:rsidR="0019614D" w:rsidRDefault="0019614D" w:rsidP="00066D1C">
      <w:pPr>
        <w:spacing w:line="360" w:lineRule="auto"/>
        <w:jc w:val="both"/>
        <w:rPr>
          <w:rFonts w:ascii="Times New Roman" w:hAnsi="Times New Roman" w:cs="Times New Roman"/>
          <w:sz w:val="24"/>
          <w:szCs w:val="24"/>
        </w:rPr>
      </w:pPr>
    </w:p>
    <w:p w14:paraId="6FB5B316" w14:textId="77777777" w:rsidR="006751C6" w:rsidRPr="00DC7DEC" w:rsidRDefault="006751C6" w:rsidP="006751C6">
      <w:pPr>
        <w:spacing w:line="360" w:lineRule="auto"/>
        <w:jc w:val="both"/>
        <w:rPr>
          <w:ins w:id="5" w:author="KRISH PATEL" w:date="2025-05-02T13:53:00Z"/>
          <w:rFonts w:ascii="Times New Roman" w:hAnsi="Times New Roman" w:cs="Times New Roman"/>
          <w:color w:val="000000" w:themeColor="text1"/>
          <w:sz w:val="24"/>
          <w:szCs w:val="24"/>
        </w:rPr>
      </w:pPr>
      <w:ins w:id="6" w:author="KRISH PATEL" w:date="2025-05-02T13:53:00Z">
        <w:r w:rsidRPr="00DC7DEC">
          <w:rPr>
            <w:rFonts w:ascii="Times New Roman" w:hAnsi="Times New Roman" w:cs="Times New Roman"/>
            <w:color w:val="000000" w:themeColor="text1"/>
            <w:sz w:val="24"/>
            <w:szCs w:val="24"/>
          </w:rPr>
          <w:t>The industry internship project has been a valuable learning journey, helping me grow both technically and personally. I’m truly thankful for the support and guidance I received throughout this experience.</w:t>
        </w:r>
      </w:ins>
    </w:p>
    <w:p w14:paraId="28A43526" w14:textId="77777777" w:rsidR="006751C6" w:rsidRPr="00DC7DEC" w:rsidRDefault="006751C6" w:rsidP="006751C6">
      <w:pPr>
        <w:spacing w:line="360" w:lineRule="auto"/>
        <w:jc w:val="both"/>
        <w:rPr>
          <w:ins w:id="7" w:author="KRISH PATEL" w:date="2025-05-02T13:53:00Z"/>
          <w:rFonts w:ascii="Times New Roman" w:hAnsi="Times New Roman" w:cs="Times New Roman"/>
          <w:b/>
          <w:bCs/>
          <w:color w:val="000000" w:themeColor="text1"/>
          <w:sz w:val="24"/>
          <w:szCs w:val="24"/>
          <w:rPrChange w:id="8" w:author="KRISH PATEL" w:date="2025-05-02T13:53:00Z" w16du:dateUtc="2025-05-02T08:23:00Z">
            <w:rPr>
              <w:ins w:id="9" w:author="KRISH PATEL" w:date="2025-05-02T13:53:00Z"/>
              <w:rFonts w:ascii="Times New Roman" w:hAnsi="Times New Roman" w:cs="Times New Roman"/>
              <w:sz w:val="24"/>
              <w:szCs w:val="24"/>
            </w:rPr>
          </w:rPrChange>
        </w:rPr>
      </w:pPr>
      <w:ins w:id="10" w:author="KRISH PATEL" w:date="2025-05-02T13:53:00Z">
        <w:r w:rsidRPr="00DC7DEC">
          <w:rPr>
            <w:rFonts w:ascii="Times New Roman" w:hAnsi="Times New Roman" w:cs="Times New Roman"/>
            <w:color w:val="000000" w:themeColor="text1"/>
            <w:sz w:val="24"/>
            <w:szCs w:val="24"/>
          </w:rPr>
          <w:t xml:space="preserve">I would like to express my sincere gratitude to </w:t>
        </w:r>
        <w:r w:rsidRPr="00DC7DEC">
          <w:rPr>
            <w:rFonts w:ascii="Times New Roman" w:hAnsi="Times New Roman" w:cs="Times New Roman"/>
            <w:b/>
            <w:bCs/>
            <w:color w:val="000000" w:themeColor="text1"/>
            <w:sz w:val="24"/>
            <w:szCs w:val="24"/>
            <w:rPrChange w:id="11" w:author="KRISH PATEL" w:date="2025-05-02T13:53:00Z" w16du:dateUtc="2025-05-02T08:23:00Z">
              <w:rPr>
                <w:rFonts w:ascii="Times New Roman" w:hAnsi="Times New Roman" w:cs="Times New Roman"/>
                <w:sz w:val="24"/>
                <w:szCs w:val="24"/>
              </w:rPr>
            </w:rPrChange>
          </w:rPr>
          <w:t>Dr. Rohit Patel</w:t>
        </w:r>
        <w:r w:rsidRPr="00DC7DEC">
          <w:rPr>
            <w:rFonts w:ascii="Times New Roman" w:hAnsi="Times New Roman" w:cs="Times New Roman"/>
            <w:color w:val="000000" w:themeColor="text1"/>
            <w:sz w:val="24"/>
            <w:szCs w:val="24"/>
          </w:rPr>
          <w:t>, Principal of ICT</w:t>
        </w:r>
        <w:r w:rsidRPr="00DC7DEC">
          <w:rPr>
            <w:rFonts w:ascii="Times New Roman" w:hAnsi="Times New Roman" w:cs="Times New Roman"/>
            <w:b/>
            <w:bCs/>
            <w:color w:val="000000" w:themeColor="text1"/>
            <w:sz w:val="24"/>
            <w:szCs w:val="24"/>
            <w:rPrChange w:id="12" w:author="KRISH PATEL" w:date="2025-05-02T13:53:00Z" w16du:dateUtc="2025-05-02T08:23:00Z">
              <w:rPr>
                <w:rFonts w:ascii="Times New Roman" w:hAnsi="Times New Roman" w:cs="Times New Roman"/>
                <w:sz w:val="24"/>
                <w:szCs w:val="24"/>
              </w:rPr>
            </w:rPrChange>
          </w:rPr>
          <w:t xml:space="preserve">, </w:t>
        </w:r>
        <w:r w:rsidRPr="00DC7DEC">
          <w:rPr>
            <w:rFonts w:ascii="Times New Roman" w:hAnsi="Times New Roman" w:cs="Times New Roman"/>
            <w:color w:val="000000" w:themeColor="text1"/>
            <w:sz w:val="24"/>
            <w:szCs w:val="24"/>
          </w:rPr>
          <w:t>and</w:t>
        </w:r>
        <w:r w:rsidRPr="00DC7DEC">
          <w:rPr>
            <w:rFonts w:ascii="Times New Roman" w:hAnsi="Times New Roman" w:cs="Times New Roman"/>
            <w:b/>
            <w:bCs/>
            <w:color w:val="000000" w:themeColor="text1"/>
            <w:sz w:val="24"/>
            <w:szCs w:val="24"/>
            <w:rPrChange w:id="13" w:author="KRISH PATEL" w:date="2025-05-02T13:53:00Z" w16du:dateUtc="2025-05-02T08:23:00Z">
              <w:rPr>
                <w:rFonts w:ascii="Times New Roman" w:hAnsi="Times New Roman" w:cs="Times New Roman"/>
                <w:sz w:val="24"/>
                <w:szCs w:val="24"/>
              </w:rPr>
            </w:rPrChange>
          </w:rPr>
          <w:t xml:space="preserve"> Prof. Dharmesh Darji,</w:t>
        </w:r>
        <w:r w:rsidRPr="00DC7DEC">
          <w:rPr>
            <w:rFonts w:ascii="Times New Roman" w:hAnsi="Times New Roman" w:cs="Times New Roman"/>
            <w:color w:val="000000" w:themeColor="text1"/>
            <w:sz w:val="24"/>
            <w:szCs w:val="24"/>
          </w:rPr>
          <w:t xml:space="preserve"> Head of the ICT Department, for giving us the opportunity to undertake this project.</w:t>
        </w:r>
      </w:ins>
    </w:p>
    <w:p w14:paraId="3E97CAD9" w14:textId="77777777" w:rsidR="006751C6" w:rsidRPr="00DC7DEC" w:rsidRDefault="006751C6" w:rsidP="006751C6">
      <w:pPr>
        <w:spacing w:line="360" w:lineRule="auto"/>
        <w:jc w:val="both"/>
        <w:rPr>
          <w:ins w:id="14" w:author="KRISH PATEL" w:date="2025-05-02T13:53:00Z"/>
          <w:rFonts w:ascii="Times New Roman" w:hAnsi="Times New Roman" w:cs="Times New Roman"/>
          <w:color w:val="000000" w:themeColor="text1"/>
          <w:sz w:val="24"/>
          <w:szCs w:val="24"/>
        </w:rPr>
      </w:pPr>
      <w:ins w:id="15" w:author="KRISH PATEL" w:date="2025-05-02T13:53:00Z">
        <w:r w:rsidRPr="00DC7DEC">
          <w:rPr>
            <w:rFonts w:ascii="Times New Roman" w:hAnsi="Times New Roman" w:cs="Times New Roman"/>
            <w:b/>
            <w:bCs/>
            <w:color w:val="000000" w:themeColor="text1"/>
            <w:sz w:val="24"/>
            <w:szCs w:val="24"/>
            <w:rPrChange w:id="16" w:author="KRISH PATEL" w:date="2025-05-02T13:53:00Z" w16du:dateUtc="2025-05-02T08:23:00Z">
              <w:rPr>
                <w:rFonts w:ascii="Times New Roman" w:hAnsi="Times New Roman" w:cs="Times New Roman"/>
                <w:sz w:val="24"/>
                <w:szCs w:val="24"/>
              </w:rPr>
            </w:rPrChange>
          </w:rPr>
          <w:t>A heartfelt thanks to</w:t>
        </w:r>
        <w:r w:rsidRPr="00DC7DEC">
          <w:rPr>
            <w:rFonts w:ascii="Times New Roman" w:hAnsi="Times New Roman" w:cs="Times New Roman"/>
            <w:color w:val="000000" w:themeColor="text1"/>
            <w:sz w:val="24"/>
            <w:szCs w:val="24"/>
          </w:rPr>
          <w:t xml:space="preserve"> Prof. Ravindra Patel for mentoring me on my project </w:t>
        </w:r>
        <w:proofErr w:type="spellStart"/>
        <w:r w:rsidRPr="00DC7DEC">
          <w:rPr>
            <w:rFonts w:ascii="Times New Roman" w:hAnsi="Times New Roman" w:cs="Times New Roman"/>
            <w:b/>
            <w:bCs/>
            <w:i/>
            <w:iCs/>
            <w:color w:val="000000" w:themeColor="text1"/>
            <w:sz w:val="24"/>
            <w:szCs w:val="24"/>
            <w:rPrChange w:id="17" w:author="KRISH PATEL" w:date="2025-05-02T13:53:00Z" w16du:dateUtc="2025-05-02T08:23:00Z">
              <w:rPr>
                <w:rFonts w:ascii="Times New Roman" w:hAnsi="Times New Roman" w:cs="Times New Roman"/>
                <w:i/>
                <w:iCs/>
                <w:sz w:val="24"/>
                <w:szCs w:val="24"/>
              </w:rPr>
            </w:rPrChange>
          </w:rPr>
          <w:t>Gigster</w:t>
        </w:r>
        <w:proofErr w:type="spellEnd"/>
        <w:r w:rsidRPr="00DC7DEC">
          <w:rPr>
            <w:rFonts w:ascii="Times New Roman" w:hAnsi="Times New Roman" w:cs="Times New Roman"/>
            <w:b/>
            <w:bCs/>
            <w:i/>
            <w:iCs/>
            <w:color w:val="000000" w:themeColor="text1"/>
            <w:sz w:val="24"/>
            <w:szCs w:val="24"/>
            <w:rPrChange w:id="18" w:author="KRISH PATEL" w:date="2025-05-02T13:53:00Z" w16du:dateUtc="2025-05-02T08:23:00Z">
              <w:rPr>
                <w:rFonts w:ascii="Times New Roman" w:hAnsi="Times New Roman" w:cs="Times New Roman"/>
                <w:i/>
                <w:iCs/>
                <w:sz w:val="24"/>
                <w:szCs w:val="24"/>
              </w:rPr>
            </w:rPrChange>
          </w:rPr>
          <w:t xml:space="preserve"> – A Marketplace for Freelancers</w:t>
        </w:r>
        <w:r w:rsidRPr="00DC7DEC">
          <w:rPr>
            <w:rFonts w:ascii="Times New Roman" w:hAnsi="Times New Roman" w:cs="Times New Roman"/>
            <w:color w:val="000000" w:themeColor="text1"/>
            <w:sz w:val="24"/>
            <w:szCs w:val="24"/>
          </w:rPr>
          <w:t>. His guidance and encouragement kept me focused and motivated throughout.</w:t>
        </w:r>
      </w:ins>
    </w:p>
    <w:p w14:paraId="604DAAB7" w14:textId="77777777" w:rsidR="006751C6" w:rsidRPr="00DC7DEC" w:rsidRDefault="006751C6" w:rsidP="006751C6">
      <w:pPr>
        <w:spacing w:line="360" w:lineRule="auto"/>
        <w:jc w:val="both"/>
        <w:rPr>
          <w:ins w:id="19" w:author="KRISH PATEL" w:date="2025-05-02T13:53:00Z"/>
          <w:rFonts w:ascii="Times New Roman" w:hAnsi="Times New Roman" w:cs="Times New Roman"/>
          <w:color w:val="000000" w:themeColor="text1"/>
          <w:sz w:val="24"/>
          <w:szCs w:val="24"/>
        </w:rPr>
      </w:pPr>
      <w:ins w:id="20" w:author="KRISH PATEL" w:date="2025-05-02T13:53:00Z">
        <w:r w:rsidRPr="00DC7DEC">
          <w:rPr>
            <w:rFonts w:ascii="Times New Roman" w:hAnsi="Times New Roman" w:cs="Times New Roman"/>
            <w:color w:val="000000" w:themeColor="text1"/>
            <w:sz w:val="24"/>
            <w:szCs w:val="24"/>
          </w:rPr>
          <w:t>I also appreciate the efforts of the CSE Department for providing timely support, feedback, and the necessary resources that made this journey smoother.</w:t>
        </w:r>
      </w:ins>
    </w:p>
    <w:p w14:paraId="21DF07A9" w14:textId="77777777" w:rsidR="0019614D" w:rsidRPr="0019614D" w:rsidRDefault="0019614D">
      <w:pPr>
        <w:jc w:val="both"/>
        <w:rPr>
          <w:rFonts w:ascii="Times New Roman" w:hAnsi="Times New Roman" w:cs="Times New Roman"/>
          <w:b/>
          <w:bCs/>
          <w:sz w:val="24"/>
          <w:szCs w:val="24"/>
          <w:lang w:val="en-US"/>
        </w:rPr>
        <w:pPrChange w:id="21" w:author="KRISH PATEL" w:date="2025-05-02T13:49:00Z" w16du:dateUtc="2025-05-02T08:19:00Z">
          <w:pPr/>
        </w:pPrChange>
      </w:pPr>
    </w:p>
    <w:p w14:paraId="0435A4C2" w14:textId="77777777" w:rsidR="0019614D" w:rsidRPr="0019614D" w:rsidRDefault="0019614D" w:rsidP="0019614D">
      <w:pPr>
        <w:rPr>
          <w:rFonts w:ascii="Times New Roman" w:hAnsi="Times New Roman" w:cs="Times New Roman"/>
          <w:b/>
          <w:bCs/>
          <w:sz w:val="24"/>
          <w:szCs w:val="24"/>
          <w:lang w:val="en-US"/>
        </w:rPr>
      </w:pPr>
      <w:r w:rsidRPr="0019614D">
        <w:rPr>
          <w:rFonts w:ascii="Times New Roman" w:hAnsi="Times New Roman" w:cs="Times New Roman"/>
          <w:b/>
          <w:bCs/>
          <w:sz w:val="24"/>
          <w:szCs w:val="24"/>
          <w:lang w:val="en-US"/>
        </w:rPr>
        <w:t>KRISH PATEL (Enrollment No: 21162171023)</w:t>
      </w:r>
    </w:p>
    <w:p w14:paraId="5503F76E" w14:textId="77777777" w:rsidR="0019614D" w:rsidRDefault="0019614D" w:rsidP="0019614D">
      <w:pPr>
        <w:rPr>
          <w:rFonts w:ascii="Times New Roman" w:hAnsi="Times New Roman" w:cs="Times New Roman"/>
          <w:sz w:val="24"/>
          <w:szCs w:val="24"/>
        </w:rPr>
      </w:pPr>
    </w:p>
    <w:p w14:paraId="22256FE3" w14:textId="77777777" w:rsidR="00066D1C" w:rsidRDefault="00066D1C" w:rsidP="0019614D">
      <w:pPr>
        <w:rPr>
          <w:rFonts w:ascii="Times New Roman" w:hAnsi="Times New Roman" w:cs="Times New Roman"/>
          <w:sz w:val="24"/>
          <w:szCs w:val="24"/>
        </w:rPr>
      </w:pPr>
    </w:p>
    <w:p w14:paraId="2EDE2363" w14:textId="77777777" w:rsidR="00066D1C" w:rsidRDefault="00066D1C" w:rsidP="0019614D">
      <w:pPr>
        <w:rPr>
          <w:rFonts w:ascii="Times New Roman" w:hAnsi="Times New Roman" w:cs="Times New Roman"/>
          <w:sz w:val="24"/>
          <w:szCs w:val="24"/>
        </w:rPr>
      </w:pPr>
    </w:p>
    <w:p w14:paraId="768C4000" w14:textId="77777777" w:rsidR="00066D1C" w:rsidRDefault="00066D1C" w:rsidP="0019614D">
      <w:pPr>
        <w:rPr>
          <w:rFonts w:ascii="Times New Roman" w:hAnsi="Times New Roman" w:cs="Times New Roman"/>
          <w:sz w:val="24"/>
          <w:szCs w:val="24"/>
        </w:rPr>
      </w:pPr>
    </w:p>
    <w:p w14:paraId="3B150942" w14:textId="77777777" w:rsidR="00066D1C" w:rsidRDefault="00066D1C" w:rsidP="0019614D">
      <w:pPr>
        <w:rPr>
          <w:rFonts w:ascii="Times New Roman" w:hAnsi="Times New Roman" w:cs="Times New Roman"/>
          <w:sz w:val="24"/>
          <w:szCs w:val="24"/>
        </w:rPr>
      </w:pPr>
    </w:p>
    <w:p w14:paraId="73586C99" w14:textId="77777777" w:rsidR="00066D1C" w:rsidRDefault="00066D1C" w:rsidP="0019614D">
      <w:pPr>
        <w:rPr>
          <w:rFonts w:ascii="Times New Roman" w:hAnsi="Times New Roman" w:cs="Times New Roman"/>
          <w:sz w:val="24"/>
          <w:szCs w:val="24"/>
        </w:rPr>
      </w:pPr>
    </w:p>
    <w:p w14:paraId="35643A3D" w14:textId="77777777" w:rsidR="00066D1C" w:rsidRDefault="00066D1C" w:rsidP="0019614D">
      <w:pPr>
        <w:rPr>
          <w:rFonts w:ascii="Times New Roman" w:hAnsi="Times New Roman" w:cs="Times New Roman"/>
          <w:sz w:val="24"/>
          <w:szCs w:val="24"/>
        </w:rPr>
      </w:pPr>
    </w:p>
    <w:p w14:paraId="632B253C" w14:textId="77777777" w:rsidR="00066D1C" w:rsidRDefault="00066D1C" w:rsidP="0019614D">
      <w:pPr>
        <w:rPr>
          <w:rFonts w:ascii="Times New Roman" w:hAnsi="Times New Roman" w:cs="Times New Roman"/>
          <w:sz w:val="24"/>
          <w:szCs w:val="24"/>
        </w:rPr>
      </w:pPr>
    </w:p>
    <w:p w14:paraId="0B2BA01E" w14:textId="77777777" w:rsidR="00066D1C" w:rsidRDefault="00066D1C" w:rsidP="0019614D">
      <w:pPr>
        <w:rPr>
          <w:rFonts w:ascii="Times New Roman" w:hAnsi="Times New Roman" w:cs="Times New Roman"/>
          <w:sz w:val="24"/>
          <w:szCs w:val="24"/>
        </w:rPr>
      </w:pPr>
    </w:p>
    <w:p w14:paraId="7245DB38" w14:textId="77777777" w:rsidR="00066D1C" w:rsidRDefault="00066D1C" w:rsidP="0019614D">
      <w:pPr>
        <w:rPr>
          <w:rFonts w:ascii="Times New Roman" w:hAnsi="Times New Roman" w:cs="Times New Roman"/>
          <w:sz w:val="24"/>
          <w:szCs w:val="24"/>
        </w:rPr>
      </w:pPr>
    </w:p>
    <w:p w14:paraId="468263A0" w14:textId="77777777" w:rsidR="002E51B0" w:rsidRDefault="002E51B0" w:rsidP="0019614D">
      <w:pPr>
        <w:rPr>
          <w:rFonts w:ascii="Times New Roman" w:hAnsi="Times New Roman" w:cs="Times New Roman"/>
          <w:sz w:val="24"/>
          <w:szCs w:val="24"/>
        </w:rPr>
      </w:pPr>
    </w:p>
    <w:p w14:paraId="30F66BE4" w14:textId="77777777" w:rsidR="00066D1C" w:rsidRPr="00066D1C" w:rsidRDefault="00066D1C" w:rsidP="00066D1C">
      <w:pPr>
        <w:pStyle w:val="BodyText"/>
        <w:spacing w:before="4" w:line="480" w:lineRule="auto"/>
        <w:jc w:val="center"/>
        <w:rPr>
          <w:b/>
          <w:sz w:val="32"/>
          <w:szCs w:val="32"/>
        </w:rPr>
      </w:pPr>
      <w:bookmarkStart w:id="22" w:name="_Hlk190946520"/>
      <w:r w:rsidRPr="00066D1C">
        <w:rPr>
          <w:b/>
          <w:sz w:val="32"/>
          <w:szCs w:val="32"/>
        </w:rPr>
        <w:lastRenderedPageBreak/>
        <w:t>ABSTRACT</w:t>
      </w:r>
    </w:p>
    <w:bookmarkEnd w:id="22"/>
    <w:p w14:paraId="3CF8D454" w14:textId="77777777" w:rsidR="00066D1C" w:rsidRDefault="00066D1C" w:rsidP="00066D1C">
      <w:pPr>
        <w:jc w:val="center"/>
        <w:rPr>
          <w:rFonts w:ascii="Times New Roman" w:hAnsi="Times New Roman" w:cs="Times New Roman"/>
          <w:sz w:val="24"/>
          <w:szCs w:val="24"/>
        </w:rPr>
      </w:pPr>
    </w:p>
    <w:p w14:paraId="64178F36" w14:textId="05C8E47D" w:rsidR="00066D1C" w:rsidRDefault="00066D1C" w:rsidP="00066D1C">
      <w:pPr>
        <w:spacing w:line="360" w:lineRule="auto"/>
        <w:jc w:val="both"/>
        <w:rPr>
          <w:rFonts w:ascii="Times New Roman" w:hAnsi="Times New Roman" w:cs="Times New Roman"/>
          <w:sz w:val="24"/>
          <w:szCs w:val="24"/>
        </w:rPr>
      </w:pPr>
      <w:r w:rsidRPr="00066D1C">
        <w:rPr>
          <w:rFonts w:ascii="Times New Roman" w:hAnsi="Times New Roman" w:cs="Times New Roman"/>
          <w:sz w:val="24"/>
          <w:szCs w:val="24"/>
        </w:rPr>
        <w:t>In the present scenario, everyone focuses on the theoretical knowledge which is not the only and accurate way to study the basics of programming and Software Development Processes. So, one must understand that practical knowledge is also as much as important as the theoretical knowledge. As an Engineer, one must be aware about certain technical process along with that he must be aware of some non-technical work too such as management, effective communication etc. Hence to develop good engineers, our engineering curriculum consists of a course name ‘Internship/Project’ in 8th semester which helps to implement the theoretical knowledge into the practical ideas. Also, along with technical knowledge student also improves his/her non-technical skills. Also, by this training student can revise the topics taught in college curriculum which they can put into practical knowledge. Under this subject I worked on Freelancer Marketplace Website, a consultation and diagnostic platform to develop during this internship. In this project I learnt about many</w:t>
      </w:r>
      <w:r>
        <w:rPr>
          <w:rFonts w:ascii="Times New Roman" w:hAnsi="Times New Roman" w:cs="Times New Roman"/>
          <w:sz w:val="24"/>
          <w:szCs w:val="24"/>
        </w:rPr>
        <w:t xml:space="preserve"> </w:t>
      </w:r>
      <w:r w:rsidRPr="00066D1C">
        <w:rPr>
          <w:rFonts w:ascii="Times New Roman" w:hAnsi="Times New Roman" w:cs="Times New Roman"/>
          <w:sz w:val="24"/>
          <w:szCs w:val="24"/>
        </w:rPr>
        <w:t xml:space="preserve">technologies like HTML, CSS, JavaScript, React, </w:t>
      </w:r>
      <w:proofErr w:type="spellStart"/>
      <w:r w:rsidRPr="00066D1C">
        <w:rPr>
          <w:rFonts w:ascii="Times New Roman" w:hAnsi="Times New Roman" w:cs="Times New Roman"/>
          <w:sz w:val="24"/>
          <w:szCs w:val="24"/>
        </w:rPr>
        <w:t>NodeJs</w:t>
      </w:r>
      <w:proofErr w:type="spellEnd"/>
      <w:r w:rsidRPr="00066D1C">
        <w:rPr>
          <w:rFonts w:ascii="Times New Roman" w:hAnsi="Times New Roman" w:cs="Times New Roman"/>
          <w:sz w:val="24"/>
          <w:szCs w:val="24"/>
        </w:rPr>
        <w:t xml:space="preserve">, MongoDB, Express </w:t>
      </w:r>
      <w:proofErr w:type="spellStart"/>
      <w:r w:rsidRPr="00066D1C">
        <w:rPr>
          <w:rFonts w:ascii="Times New Roman" w:hAnsi="Times New Roman" w:cs="Times New Roman"/>
          <w:sz w:val="24"/>
          <w:szCs w:val="24"/>
        </w:rPr>
        <w:t>js</w:t>
      </w:r>
      <w:proofErr w:type="spellEnd"/>
      <w:r w:rsidRPr="00066D1C">
        <w:rPr>
          <w:rFonts w:ascii="Times New Roman" w:hAnsi="Times New Roman" w:cs="Times New Roman"/>
          <w:sz w:val="24"/>
          <w:szCs w:val="24"/>
        </w:rPr>
        <w:t xml:space="preserve"> etc.</w:t>
      </w:r>
    </w:p>
    <w:p w14:paraId="156D421E" w14:textId="77777777" w:rsidR="00066D1C" w:rsidRDefault="00066D1C" w:rsidP="00066D1C">
      <w:pPr>
        <w:spacing w:line="360" w:lineRule="auto"/>
        <w:jc w:val="both"/>
        <w:rPr>
          <w:rFonts w:ascii="Times New Roman" w:hAnsi="Times New Roman" w:cs="Times New Roman"/>
          <w:sz w:val="24"/>
          <w:szCs w:val="24"/>
        </w:rPr>
      </w:pPr>
    </w:p>
    <w:p w14:paraId="3970D2DE" w14:textId="77777777" w:rsidR="00066D1C" w:rsidRDefault="00066D1C" w:rsidP="00066D1C">
      <w:pPr>
        <w:spacing w:line="360" w:lineRule="auto"/>
        <w:jc w:val="both"/>
        <w:rPr>
          <w:rFonts w:ascii="Times New Roman" w:hAnsi="Times New Roman" w:cs="Times New Roman"/>
          <w:sz w:val="24"/>
          <w:szCs w:val="24"/>
        </w:rPr>
      </w:pPr>
    </w:p>
    <w:p w14:paraId="63587315" w14:textId="77777777" w:rsidR="00066D1C" w:rsidRDefault="00066D1C" w:rsidP="00066D1C">
      <w:pPr>
        <w:spacing w:line="360" w:lineRule="auto"/>
        <w:jc w:val="both"/>
        <w:rPr>
          <w:rFonts w:ascii="Times New Roman" w:hAnsi="Times New Roman" w:cs="Times New Roman"/>
          <w:sz w:val="24"/>
          <w:szCs w:val="24"/>
        </w:rPr>
      </w:pPr>
    </w:p>
    <w:p w14:paraId="6F5D3EFF" w14:textId="77777777" w:rsidR="00066D1C" w:rsidRDefault="00066D1C" w:rsidP="00066D1C">
      <w:pPr>
        <w:spacing w:line="360" w:lineRule="auto"/>
        <w:jc w:val="both"/>
        <w:rPr>
          <w:rFonts w:ascii="Times New Roman" w:hAnsi="Times New Roman" w:cs="Times New Roman"/>
          <w:sz w:val="24"/>
          <w:szCs w:val="24"/>
        </w:rPr>
      </w:pPr>
    </w:p>
    <w:p w14:paraId="50738D02" w14:textId="77777777" w:rsidR="00066D1C" w:rsidRDefault="00066D1C" w:rsidP="00066D1C">
      <w:pPr>
        <w:spacing w:line="360" w:lineRule="auto"/>
        <w:jc w:val="both"/>
        <w:rPr>
          <w:rFonts w:ascii="Times New Roman" w:hAnsi="Times New Roman" w:cs="Times New Roman"/>
          <w:sz w:val="24"/>
          <w:szCs w:val="24"/>
        </w:rPr>
      </w:pPr>
    </w:p>
    <w:p w14:paraId="1471CE45" w14:textId="77777777" w:rsidR="00066D1C" w:rsidRDefault="00066D1C" w:rsidP="00066D1C">
      <w:pPr>
        <w:spacing w:line="360" w:lineRule="auto"/>
        <w:jc w:val="both"/>
        <w:rPr>
          <w:rFonts w:ascii="Times New Roman" w:hAnsi="Times New Roman" w:cs="Times New Roman"/>
          <w:sz w:val="24"/>
          <w:szCs w:val="24"/>
        </w:rPr>
      </w:pPr>
    </w:p>
    <w:p w14:paraId="76C4239E" w14:textId="77777777" w:rsidR="002E51B0" w:rsidRDefault="002E51B0" w:rsidP="00066D1C">
      <w:pPr>
        <w:spacing w:line="360" w:lineRule="auto"/>
        <w:jc w:val="both"/>
        <w:rPr>
          <w:rFonts w:ascii="Times New Roman" w:hAnsi="Times New Roman" w:cs="Times New Roman"/>
          <w:sz w:val="24"/>
          <w:szCs w:val="24"/>
        </w:rPr>
      </w:pPr>
    </w:p>
    <w:p w14:paraId="5707FAE8" w14:textId="77777777" w:rsidR="00D37F5D" w:rsidRDefault="00D37F5D" w:rsidP="00066D1C">
      <w:pPr>
        <w:spacing w:line="360" w:lineRule="auto"/>
        <w:jc w:val="both"/>
        <w:rPr>
          <w:rFonts w:ascii="Times New Roman" w:hAnsi="Times New Roman" w:cs="Times New Roman"/>
          <w:sz w:val="24"/>
          <w:szCs w:val="24"/>
        </w:rPr>
      </w:pPr>
    </w:p>
    <w:p w14:paraId="6D19DC1A" w14:textId="77777777" w:rsidR="00D37F5D" w:rsidRDefault="00D37F5D" w:rsidP="00066D1C">
      <w:pPr>
        <w:spacing w:line="360" w:lineRule="auto"/>
        <w:jc w:val="both"/>
        <w:rPr>
          <w:rFonts w:ascii="Times New Roman" w:hAnsi="Times New Roman" w:cs="Times New Roman"/>
          <w:sz w:val="24"/>
          <w:szCs w:val="24"/>
        </w:rPr>
      </w:pPr>
    </w:p>
    <w:p w14:paraId="008A86A1" w14:textId="77777777" w:rsidR="00D77BB1" w:rsidRDefault="00D77BB1" w:rsidP="00066D1C">
      <w:pPr>
        <w:spacing w:line="360" w:lineRule="auto"/>
        <w:jc w:val="both"/>
        <w:rPr>
          <w:rFonts w:ascii="Times New Roman" w:hAnsi="Times New Roman" w:cs="Times New Roman"/>
          <w:sz w:val="24"/>
          <w:szCs w:val="24"/>
        </w:rPr>
      </w:pPr>
    </w:p>
    <w:p w14:paraId="6AF0A520" w14:textId="77777777" w:rsidR="0031651F" w:rsidRDefault="0031651F" w:rsidP="00D77BB1">
      <w:pPr>
        <w:spacing w:after="80"/>
        <w:ind w:left="2475"/>
        <w:rPr>
          <w:rFonts w:ascii="Times New Roman" w:hAnsi="Times New Roman" w:cs="Times New Roman"/>
          <w:sz w:val="24"/>
          <w:szCs w:val="24"/>
        </w:rPr>
      </w:pPr>
    </w:p>
    <w:p w14:paraId="5A3FD00D" w14:textId="5DADADC7" w:rsidR="00D77BB1" w:rsidRDefault="00D77BB1" w:rsidP="00D77BB1">
      <w:pPr>
        <w:spacing w:after="80"/>
        <w:ind w:left="2475"/>
        <w:rPr>
          <w:rFonts w:ascii="Times New Roman" w:eastAsia="Times New Roman" w:hAnsi="Times New Roman" w:cs="Times New Roman"/>
          <w:b/>
          <w:bCs/>
          <w:sz w:val="32"/>
          <w:szCs w:val="32"/>
        </w:rPr>
      </w:pPr>
      <w:r w:rsidRPr="00016F93">
        <w:rPr>
          <w:rFonts w:ascii="Times New Roman" w:eastAsia="Times New Roman" w:hAnsi="Times New Roman" w:cs="Times New Roman"/>
          <w:b/>
          <w:bCs/>
          <w:sz w:val="32"/>
          <w:szCs w:val="32"/>
        </w:rPr>
        <w:lastRenderedPageBreak/>
        <w:t>TABLE OF CONTENTS</w:t>
      </w:r>
    </w:p>
    <w:p w14:paraId="4CC7CDF5" w14:textId="77777777" w:rsidR="0031651F" w:rsidRPr="00016F93" w:rsidRDefault="0031651F" w:rsidP="00D77BB1">
      <w:pPr>
        <w:spacing w:after="80"/>
        <w:ind w:left="2475"/>
        <w:rPr>
          <w:b/>
          <w:bCs/>
          <w:sz w:val="32"/>
          <w:szCs w:val="32"/>
        </w:rPr>
      </w:pPr>
    </w:p>
    <w:tbl>
      <w:tblPr>
        <w:tblStyle w:val="TableGrid"/>
        <w:tblpPr w:leftFromText="180" w:rightFromText="180" w:vertAnchor="text" w:horzAnchor="margin" w:tblpXSpec="center" w:tblpY="-21"/>
        <w:tblW w:w="10125" w:type="dxa"/>
        <w:tblInd w:w="0" w:type="dxa"/>
        <w:tblCellMar>
          <w:top w:w="57" w:type="dxa"/>
          <w:left w:w="102" w:type="dxa"/>
          <w:right w:w="67" w:type="dxa"/>
        </w:tblCellMar>
        <w:tblLook w:val="04A0" w:firstRow="1" w:lastRow="0" w:firstColumn="1" w:lastColumn="0" w:noHBand="0" w:noVBand="1"/>
      </w:tblPr>
      <w:tblGrid>
        <w:gridCol w:w="542"/>
        <w:gridCol w:w="8348"/>
        <w:gridCol w:w="1235"/>
      </w:tblGrid>
      <w:tr w:rsidR="0031651F" w14:paraId="25D92808" w14:textId="77777777" w:rsidTr="0031651F">
        <w:trPr>
          <w:trHeight w:val="952"/>
        </w:trPr>
        <w:tc>
          <w:tcPr>
            <w:tcW w:w="8890" w:type="dxa"/>
            <w:gridSpan w:val="2"/>
            <w:tcBorders>
              <w:top w:val="single" w:sz="3" w:space="0" w:color="000000"/>
              <w:left w:val="single" w:sz="3" w:space="0" w:color="000000"/>
              <w:bottom w:val="single" w:sz="4" w:space="0" w:color="000000"/>
              <w:right w:val="single" w:sz="4" w:space="0" w:color="000000"/>
            </w:tcBorders>
          </w:tcPr>
          <w:p w14:paraId="3F836AA8" w14:textId="77777777" w:rsidR="0031651F" w:rsidRDefault="0031651F" w:rsidP="0031651F">
            <w:pPr>
              <w:spacing w:line="259" w:lineRule="auto"/>
              <w:ind w:right="40"/>
              <w:jc w:val="center"/>
              <w:rPr>
                <w:rFonts w:ascii="Times New Roman" w:eastAsia="Times New Roman" w:hAnsi="Times New Roman" w:cs="Times New Roman"/>
                <w:b/>
                <w:bCs/>
                <w:sz w:val="28"/>
                <w:szCs w:val="28"/>
              </w:rPr>
            </w:pPr>
          </w:p>
          <w:p w14:paraId="2F9F8008" w14:textId="77777777" w:rsidR="0031651F" w:rsidRPr="00D17A6A" w:rsidRDefault="0031651F" w:rsidP="0031651F">
            <w:pPr>
              <w:spacing w:line="259" w:lineRule="auto"/>
              <w:ind w:right="40"/>
              <w:jc w:val="center"/>
              <w:rPr>
                <w:b/>
                <w:bCs/>
                <w:szCs w:val="24"/>
              </w:rPr>
            </w:pPr>
            <w:r w:rsidRPr="00D17A6A">
              <w:rPr>
                <w:rFonts w:ascii="Times New Roman" w:eastAsia="Times New Roman" w:hAnsi="Times New Roman" w:cs="Times New Roman"/>
                <w:b/>
                <w:bCs/>
                <w:sz w:val="28"/>
                <w:szCs w:val="28"/>
              </w:rPr>
              <w:t xml:space="preserve">Content </w:t>
            </w:r>
          </w:p>
        </w:tc>
        <w:tc>
          <w:tcPr>
            <w:tcW w:w="1235" w:type="dxa"/>
            <w:tcBorders>
              <w:top w:val="single" w:sz="3" w:space="0" w:color="000000"/>
              <w:left w:val="single" w:sz="4" w:space="0" w:color="000000"/>
              <w:bottom w:val="single" w:sz="4" w:space="0" w:color="000000"/>
              <w:right w:val="single" w:sz="4" w:space="0" w:color="000000"/>
            </w:tcBorders>
          </w:tcPr>
          <w:p w14:paraId="14FF73F2" w14:textId="77777777" w:rsidR="0031651F" w:rsidRDefault="0031651F" w:rsidP="0031651F">
            <w:pPr>
              <w:spacing w:line="259" w:lineRule="auto"/>
              <w:jc w:val="center"/>
              <w:rPr>
                <w:rFonts w:ascii="Times New Roman" w:eastAsia="Times New Roman" w:hAnsi="Times New Roman" w:cs="Times New Roman"/>
                <w:b/>
                <w:bCs/>
                <w:szCs w:val="24"/>
              </w:rPr>
            </w:pPr>
          </w:p>
          <w:p w14:paraId="270FD7DE" w14:textId="77777777" w:rsidR="0031651F" w:rsidRPr="00D17A6A" w:rsidRDefault="0031651F" w:rsidP="0031651F">
            <w:pPr>
              <w:spacing w:line="259" w:lineRule="auto"/>
              <w:jc w:val="center"/>
              <w:rPr>
                <w:b/>
                <w:bCs/>
                <w:szCs w:val="24"/>
              </w:rPr>
            </w:pPr>
            <w:r w:rsidRPr="00D17A6A">
              <w:rPr>
                <w:rFonts w:ascii="Times New Roman" w:eastAsia="Times New Roman" w:hAnsi="Times New Roman" w:cs="Times New Roman"/>
                <w:b/>
                <w:bCs/>
                <w:szCs w:val="24"/>
              </w:rPr>
              <w:t xml:space="preserve">Page Number </w:t>
            </w:r>
          </w:p>
        </w:tc>
      </w:tr>
      <w:tr w:rsidR="0031651F" w14:paraId="0A8983C7" w14:textId="77777777" w:rsidTr="0031651F">
        <w:trPr>
          <w:trHeight w:val="577"/>
        </w:trPr>
        <w:tc>
          <w:tcPr>
            <w:tcW w:w="542" w:type="dxa"/>
            <w:tcBorders>
              <w:top w:val="single" w:sz="4" w:space="0" w:color="000000"/>
              <w:left w:val="single" w:sz="3" w:space="0" w:color="000000"/>
              <w:bottom w:val="single" w:sz="4" w:space="0" w:color="000000"/>
              <w:right w:val="single" w:sz="4" w:space="0" w:color="000000"/>
            </w:tcBorders>
          </w:tcPr>
          <w:p w14:paraId="16E18038" w14:textId="77777777" w:rsidR="0031651F" w:rsidRPr="00016F93" w:rsidRDefault="0031651F" w:rsidP="0031651F">
            <w:pPr>
              <w:spacing w:line="259" w:lineRule="auto"/>
              <w:ind w:left="19"/>
              <w:jc w:val="center"/>
              <w:rPr>
                <w:szCs w:val="24"/>
              </w:rPr>
            </w:pP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4" w:space="0" w:color="000000"/>
              <w:right w:val="single" w:sz="4" w:space="0" w:color="000000"/>
            </w:tcBorders>
          </w:tcPr>
          <w:p w14:paraId="6400987E" w14:textId="77777777" w:rsidR="0031651F" w:rsidRPr="00016F93" w:rsidRDefault="0031651F" w:rsidP="0031651F">
            <w:pPr>
              <w:spacing w:line="259" w:lineRule="auto"/>
              <w:ind w:left="1"/>
              <w:rPr>
                <w:szCs w:val="24"/>
              </w:rPr>
            </w:pPr>
            <w:r w:rsidRPr="00016F93">
              <w:rPr>
                <w:rFonts w:ascii="Times New Roman" w:eastAsia="Times New Roman" w:hAnsi="Times New Roman" w:cs="Times New Roman"/>
                <w:szCs w:val="24"/>
              </w:rPr>
              <w:t xml:space="preserve">Title Page </w:t>
            </w:r>
          </w:p>
        </w:tc>
        <w:tc>
          <w:tcPr>
            <w:tcW w:w="1235" w:type="dxa"/>
            <w:tcBorders>
              <w:top w:val="single" w:sz="4" w:space="0" w:color="000000"/>
              <w:left w:val="single" w:sz="4" w:space="0" w:color="000000"/>
              <w:bottom w:val="single" w:sz="4" w:space="0" w:color="000000"/>
              <w:right w:val="single" w:sz="4" w:space="0" w:color="000000"/>
            </w:tcBorders>
          </w:tcPr>
          <w:p w14:paraId="05E703CD" w14:textId="77777777" w:rsidR="0031651F" w:rsidRPr="00016F93" w:rsidRDefault="0031651F" w:rsidP="0031651F">
            <w:pPr>
              <w:spacing w:line="259" w:lineRule="auto"/>
              <w:ind w:left="20"/>
              <w:jc w:val="center"/>
              <w:rPr>
                <w:szCs w:val="24"/>
              </w:rPr>
            </w:pPr>
            <w:r w:rsidRPr="00016F93">
              <w:rPr>
                <w:szCs w:val="24"/>
              </w:rPr>
              <w:t xml:space="preserve">I </w:t>
            </w:r>
          </w:p>
        </w:tc>
      </w:tr>
      <w:tr w:rsidR="0031651F" w14:paraId="77113D24" w14:textId="77777777" w:rsidTr="0031651F">
        <w:trPr>
          <w:trHeight w:val="577"/>
        </w:trPr>
        <w:tc>
          <w:tcPr>
            <w:tcW w:w="542" w:type="dxa"/>
            <w:tcBorders>
              <w:top w:val="single" w:sz="4" w:space="0" w:color="000000"/>
              <w:left w:val="single" w:sz="3" w:space="0" w:color="000000"/>
              <w:bottom w:val="single" w:sz="4" w:space="0" w:color="000000"/>
              <w:right w:val="single" w:sz="4" w:space="0" w:color="000000"/>
            </w:tcBorders>
          </w:tcPr>
          <w:p w14:paraId="58911487" w14:textId="77777777" w:rsidR="0031651F" w:rsidRPr="00016F93" w:rsidRDefault="0031651F" w:rsidP="0031651F">
            <w:pPr>
              <w:spacing w:line="259" w:lineRule="auto"/>
              <w:ind w:left="19"/>
              <w:jc w:val="center"/>
              <w:rPr>
                <w:szCs w:val="24"/>
              </w:rPr>
            </w:pP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4" w:space="0" w:color="000000"/>
              <w:right w:val="single" w:sz="4" w:space="0" w:color="000000"/>
            </w:tcBorders>
          </w:tcPr>
          <w:p w14:paraId="50CD5177" w14:textId="77777777" w:rsidR="0031651F" w:rsidRPr="00016F93" w:rsidRDefault="0031651F" w:rsidP="0031651F">
            <w:pPr>
              <w:spacing w:line="259" w:lineRule="auto"/>
              <w:ind w:left="1"/>
              <w:rPr>
                <w:szCs w:val="24"/>
              </w:rPr>
            </w:pPr>
            <w:r w:rsidRPr="00016F93">
              <w:rPr>
                <w:rFonts w:ascii="Times New Roman" w:eastAsia="Times New Roman" w:hAnsi="Times New Roman" w:cs="Times New Roman"/>
                <w:szCs w:val="24"/>
              </w:rPr>
              <w:t xml:space="preserve">Certificate </w:t>
            </w:r>
          </w:p>
        </w:tc>
        <w:tc>
          <w:tcPr>
            <w:tcW w:w="1235" w:type="dxa"/>
            <w:tcBorders>
              <w:top w:val="single" w:sz="4" w:space="0" w:color="000000"/>
              <w:left w:val="single" w:sz="4" w:space="0" w:color="000000"/>
              <w:bottom w:val="single" w:sz="4" w:space="0" w:color="000000"/>
              <w:right w:val="single" w:sz="4" w:space="0" w:color="000000"/>
            </w:tcBorders>
          </w:tcPr>
          <w:p w14:paraId="6FBB1493" w14:textId="77777777" w:rsidR="0031651F" w:rsidRPr="00016F93" w:rsidRDefault="0031651F" w:rsidP="0031651F">
            <w:pPr>
              <w:spacing w:line="259" w:lineRule="auto"/>
              <w:ind w:right="39"/>
              <w:jc w:val="center"/>
              <w:rPr>
                <w:szCs w:val="24"/>
              </w:rPr>
            </w:pPr>
            <w:r w:rsidRPr="00016F93">
              <w:rPr>
                <w:szCs w:val="24"/>
              </w:rPr>
              <w:t xml:space="preserve">II </w:t>
            </w:r>
          </w:p>
        </w:tc>
      </w:tr>
      <w:tr w:rsidR="0031651F" w14:paraId="095DF132" w14:textId="77777777" w:rsidTr="0031651F">
        <w:trPr>
          <w:trHeight w:val="576"/>
        </w:trPr>
        <w:tc>
          <w:tcPr>
            <w:tcW w:w="542" w:type="dxa"/>
            <w:tcBorders>
              <w:top w:val="single" w:sz="4" w:space="0" w:color="000000"/>
              <w:left w:val="single" w:sz="3" w:space="0" w:color="000000"/>
              <w:bottom w:val="single" w:sz="3" w:space="0" w:color="000000"/>
              <w:right w:val="single" w:sz="4" w:space="0" w:color="000000"/>
            </w:tcBorders>
          </w:tcPr>
          <w:p w14:paraId="6B638416" w14:textId="77777777" w:rsidR="0031651F" w:rsidRPr="00016F93" w:rsidRDefault="0031651F" w:rsidP="0031651F">
            <w:pPr>
              <w:spacing w:line="259" w:lineRule="auto"/>
              <w:ind w:left="19"/>
              <w:jc w:val="center"/>
              <w:rPr>
                <w:szCs w:val="24"/>
              </w:rPr>
            </w:pP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3" w:space="0" w:color="000000"/>
              <w:right w:val="single" w:sz="4" w:space="0" w:color="000000"/>
            </w:tcBorders>
          </w:tcPr>
          <w:p w14:paraId="63CF437D" w14:textId="77777777" w:rsidR="0031651F" w:rsidRPr="00016F93" w:rsidRDefault="0031651F" w:rsidP="0031651F">
            <w:pPr>
              <w:spacing w:line="259" w:lineRule="auto"/>
              <w:ind w:left="1"/>
              <w:rPr>
                <w:szCs w:val="24"/>
              </w:rPr>
            </w:pPr>
            <w:r w:rsidRPr="00016F93">
              <w:rPr>
                <w:rFonts w:ascii="Times New Roman" w:eastAsia="Times New Roman" w:hAnsi="Times New Roman" w:cs="Times New Roman"/>
                <w:szCs w:val="24"/>
              </w:rPr>
              <w:t xml:space="preserve">Acknowledgement </w:t>
            </w:r>
          </w:p>
        </w:tc>
        <w:tc>
          <w:tcPr>
            <w:tcW w:w="1235" w:type="dxa"/>
            <w:tcBorders>
              <w:top w:val="single" w:sz="4" w:space="0" w:color="000000"/>
              <w:left w:val="single" w:sz="4" w:space="0" w:color="000000"/>
              <w:bottom w:val="single" w:sz="3" w:space="0" w:color="000000"/>
              <w:right w:val="single" w:sz="4" w:space="0" w:color="000000"/>
            </w:tcBorders>
          </w:tcPr>
          <w:p w14:paraId="215D0A39" w14:textId="77777777" w:rsidR="0031651F" w:rsidRPr="00016F93" w:rsidRDefault="0031651F" w:rsidP="0031651F">
            <w:pPr>
              <w:spacing w:line="259" w:lineRule="auto"/>
              <w:ind w:right="36"/>
              <w:jc w:val="center"/>
              <w:rPr>
                <w:szCs w:val="24"/>
              </w:rPr>
            </w:pPr>
            <w:r w:rsidRPr="00016F93">
              <w:rPr>
                <w:szCs w:val="24"/>
              </w:rPr>
              <w:t xml:space="preserve">III </w:t>
            </w:r>
          </w:p>
        </w:tc>
      </w:tr>
      <w:tr w:rsidR="0031651F" w14:paraId="712A36E7" w14:textId="77777777" w:rsidTr="0031651F">
        <w:trPr>
          <w:trHeight w:val="577"/>
        </w:trPr>
        <w:tc>
          <w:tcPr>
            <w:tcW w:w="542" w:type="dxa"/>
            <w:tcBorders>
              <w:top w:val="single" w:sz="3" w:space="0" w:color="000000"/>
              <w:left w:val="single" w:sz="3" w:space="0" w:color="000000"/>
              <w:bottom w:val="single" w:sz="3" w:space="0" w:color="000000"/>
              <w:right w:val="single" w:sz="4" w:space="0" w:color="000000"/>
            </w:tcBorders>
          </w:tcPr>
          <w:p w14:paraId="73FABF63" w14:textId="77777777" w:rsidR="0031651F" w:rsidRPr="00016F93" w:rsidRDefault="0031651F" w:rsidP="0031651F">
            <w:pPr>
              <w:spacing w:line="259" w:lineRule="auto"/>
              <w:ind w:left="19"/>
              <w:jc w:val="center"/>
              <w:rPr>
                <w:szCs w:val="24"/>
              </w:rPr>
            </w:pPr>
            <w:r w:rsidRPr="00016F93">
              <w:rPr>
                <w:rFonts w:ascii="Times New Roman" w:eastAsia="Times New Roman" w:hAnsi="Times New Roman" w:cs="Times New Roman"/>
                <w:szCs w:val="24"/>
              </w:rPr>
              <w:t xml:space="preserve"> </w:t>
            </w:r>
          </w:p>
        </w:tc>
        <w:tc>
          <w:tcPr>
            <w:tcW w:w="8347" w:type="dxa"/>
            <w:tcBorders>
              <w:top w:val="single" w:sz="3" w:space="0" w:color="000000"/>
              <w:left w:val="single" w:sz="4" w:space="0" w:color="000000"/>
              <w:bottom w:val="single" w:sz="3" w:space="0" w:color="000000"/>
              <w:right w:val="single" w:sz="4" w:space="0" w:color="000000"/>
            </w:tcBorders>
          </w:tcPr>
          <w:p w14:paraId="758D29F4" w14:textId="77777777" w:rsidR="0031651F" w:rsidRPr="00016F93" w:rsidRDefault="0031651F" w:rsidP="0031651F">
            <w:pPr>
              <w:spacing w:line="259" w:lineRule="auto"/>
              <w:ind w:left="1"/>
              <w:rPr>
                <w:szCs w:val="24"/>
              </w:rPr>
            </w:pPr>
            <w:r w:rsidRPr="00016F93">
              <w:rPr>
                <w:rFonts w:ascii="Times New Roman" w:eastAsia="Times New Roman" w:hAnsi="Times New Roman" w:cs="Times New Roman"/>
                <w:szCs w:val="24"/>
              </w:rPr>
              <w:t xml:space="preserve">Abstract </w:t>
            </w:r>
          </w:p>
        </w:tc>
        <w:tc>
          <w:tcPr>
            <w:tcW w:w="1235" w:type="dxa"/>
            <w:tcBorders>
              <w:top w:val="single" w:sz="3" w:space="0" w:color="000000"/>
              <w:left w:val="single" w:sz="4" w:space="0" w:color="000000"/>
              <w:bottom w:val="single" w:sz="3" w:space="0" w:color="000000"/>
              <w:right w:val="single" w:sz="4" w:space="0" w:color="000000"/>
            </w:tcBorders>
          </w:tcPr>
          <w:p w14:paraId="438F728C" w14:textId="77777777" w:rsidR="0031651F" w:rsidRPr="00016F93" w:rsidRDefault="0031651F" w:rsidP="0031651F">
            <w:pPr>
              <w:spacing w:line="259" w:lineRule="auto"/>
              <w:ind w:right="38"/>
              <w:jc w:val="center"/>
              <w:rPr>
                <w:szCs w:val="24"/>
              </w:rPr>
            </w:pPr>
            <w:r w:rsidRPr="00016F93">
              <w:rPr>
                <w:szCs w:val="24"/>
              </w:rPr>
              <w:t xml:space="preserve">IV </w:t>
            </w:r>
          </w:p>
        </w:tc>
      </w:tr>
      <w:tr w:rsidR="0031651F" w14:paraId="2623B91D" w14:textId="77777777" w:rsidTr="0031651F">
        <w:trPr>
          <w:trHeight w:val="576"/>
        </w:trPr>
        <w:tc>
          <w:tcPr>
            <w:tcW w:w="542" w:type="dxa"/>
            <w:tcBorders>
              <w:top w:val="single" w:sz="3" w:space="0" w:color="000000"/>
              <w:left w:val="single" w:sz="3" w:space="0" w:color="000000"/>
              <w:bottom w:val="single" w:sz="4" w:space="0" w:color="000000"/>
              <w:right w:val="single" w:sz="4" w:space="0" w:color="000000"/>
            </w:tcBorders>
          </w:tcPr>
          <w:p w14:paraId="7B893825" w14:textId="77777777" w:rsidR="0031651F" w:rsidRPr="00016F93" w:rsidRDefault="0031651F" w:rsidP="0031651F">
            <w:pPr>
              <w:spacing w:line="259" w:lineRule="auto"/>
              <w:ind w:left="19"/>
              <w:jc w:val="center"/>
              <w:rPr>
                <w:szCs w:val="24"/>
              </w:rPr>
            </w:pPr>
            <w:r w:rsidRPr="00016F93">
              <w:rPr>
                <w:rFonts w:ascii="Times New Roman" w:eastAsia="Times New Roman" w:hAnsi="Times New Roman" w:cs="Times New Roman"/>
                <w:szCs w:val="24"/>
              </w:rPr>
              <w:t xml:space="preserve"> </w:t>
            </w:r>
          </w:p>
        </w:tc>
        <w:tc>
          <w:tcPr>
            <w:tcW w:w="8347" w:type="dxa"/>
            <w:tcBorders>
              <w:top w:val="single" w:sz="3" w:space="0" w:color="000000"/>
              <w:left w:val="single" w:sz="4" w:space="0" w:color="000000"/>
              <w:bottom w:val="single" w:sz="4" w:space="0" w:color="000000"/>
              <w:right w:val="single" w:sz="4" w:space="0" w:color="000000"/>
            </w:tcBorders>
          </w:tcPr>
          <w:p w14:paraId="5A3BE9F0" w14:textId="77777777" w:rsidR="0031651F" w:rsidRPr="00016F93" w:rsidRDefault="0031651F" w:rsidP="0031651F">
            <w:pPr>
              <w:spacing w:line="259" w:lineRule="auto"/>
              <w:ind w:left="1"/>
              <w:rPr>
                <w:szCs w:val="24"/>
              </w:rPr>
            </w:pPr>
            <w:r w:rsidRPr="00016F93">
              <w:rPr>
                <w:rFonts w:ascii="Times New Roman" w:eastAsia="Times New Roman" w:hAnsi="Times New Roman" w:cs="Times New Roman"/>
                <w:szCs w:val="24"/>
              </w:rPr>
              <w:t xml:space="preserve"> </w:t>
            </w:r>
          </w:p>
        </w:tc>
        <w:tc>
          <w:tcPr>
            <w:tcW w:w="1235" w:type="dxa"/>
            <w:tcBorders>
              <w:top w:val="single" w:sz="3" w:space="0" w:color="000000"/>
              <w:left w:val="single" w:sz="4" w:space="0" w:color="000000"/>
              <w:bottom w:val="single" w:sz="4" w:space="0" w:color="000000"/>
              <w:right w:val="single" w:sz="4" w:space="0" w:color="000000"/>
            </w:tcBorders>
          </w:tcPr>
          <w:p w14:paraId="478A77D3" w14:textId="77777777" w:rsidR="0031651F" w:rsidRPr="00016F93" w:rsidRDefault="0031651F" w:rsidP="0031651F">
            <w:pPr>
              <w:spacing w:line="259" w:lineRule="auto"/>
              <w:ind w:left="20"/>
              <w:jc w:val="center"/>
              <w:rPr>
                <w:szCs w:val="24"/>
              </w:rPr>
            </w:pPr>
            <w:r w:rsidRPr="00016F93">
              <w:rPr>
                <w:szCs w:val="24"/>
              </w:rPr>
              <w:t xml:space="preserve"> </w:t>
            </w:r>
          </w:p>
        </w:tc>
      </w:tr>
      <w:tr w:rsidR="0031651F" w14:paraId="01590D01" w14:textId="77777777" w:rsidTr="0031651F">
        <w:trPr>
          <w:trHeight w:val="577"/>
        </w:trPr>
        <w:tc>
          <w:tcPr>
            <w:tcW w:w="542" w:type="dxa"/>
            <w:tcBorders>
              <w:top w:val="single" w:sz="4" w:space="0" w:color="000000"/>
              <w:left w:val="single" w:sz="3" w:space="0" w:color="000000"/>
              <w:bottom w:val="single" w:sz="4" w:space="0" w:color="000000"/>
              <w:right w:val="single" w:sz="4" w:space="0" w:color="000000"/>
            </w:tcBorders>
          </w:tcPr>
          <w:p w14:paraId="6C3AAD01" w14:textId="347B50C7" w:rsidR="0031651F" w:rsidRPr="00016F93" w:rsidRDefault="0031651F" w:rsidP="0031651F">
            <w:pPr>
              <w:ind w:right="36"/>
              <w:jc w:val="center"/>
              <w:rPr>
                <w:rFonts w:ascii="Times New Roman" w:eastAsia="Times New Roman" w:hAnsi="Times New Roman" w:cs="Times New Roman"/>
                <w:szCs w:val="24"/>
              </w:rPr>
            </w:pPr>
            <w:r>
              <w:rPr>
                <w:rFonts w:ascii="Times New Roman" w:eastAsia="Times New Roman" w:hAnsi="Times New Roman" w:cs="Times New Roman"/>
                <w:szCs w:val="24"/>
              </w:rPr>
              <w:t>1</w:t>
            </w:r>
          </w:p>
        </w:tc>
        <w:tc>
          <w:tcPr>
            <w:tcW w:w="8347" w:type="dxa"/>
            <w:tcBorders>
              <w:top w:val="single" w:sz="4" w:space="0" w:color="000000"/>
              <w:left w:val="single" w:sz="4" w:space="0" w:color="000000"/>
              <w:bottom w:val="single" w:sz="4" w:space="0" w:color="000000"/>
              <w:right w:val="single" w:sz="4" w:space="0" w:color="000000"/>
            </w:tcBorders>
          </w:tcPr>
          <w:p w14:paraId="220BEC03" w14:textId="1F75BC02" w:rsidR="0031651F" w:rsidRPr="00016F93" w:rsidRDefault="0031651F" w:rsidP="0031651F">
            <w:pPr>
              <w:rPr>
                <w:rFonts w:ascii="Times New Roman" w:eastAsia="Times New Roman" w:hAnsi="Times New Roman" w:cs="Times New Roman"/>
                <w:szCs w:val="24"/>
              </w:rPr>
            </w:pPr>
            <w:r>
              <w:rPr>
                <w:rFonts w:ascii="Times New Roman" w:eastAsia="Times New Roman" w:hAnsi="Times New Roman" w:cs="Times New Roman"/>
                <w:szCs w:val="24"/>
              </w:rPr>
              <w:t>Company Overview</w:t>
            </w:r>
          </w:p>
        </w:tc>
        <w:tc>
          <w:tcPr>
            <w:tcW w:w="1235" w:type="dxa"/>
            <w:tcBorders>
              <w:top w:val="single" w:sz="4" w:space="0" w:color="000000"/>
              <w:left w:val="single" w:sz="4" w:space="0" w:color="000000"/>
              <w:bottom w:val="single" w:sz="4" w:space="0" w:color="000000"/>
              <w:right w:val="single" w:sz="4" w:space="0" w:color="000000"/>
            </w:tcBorders>
          </w:tcPr>
          <w:p w14:paraId="3E69F140" w14:textId="3D518EA0" w:rsidR="0031651F" w:rsidRPr="00016F93" w:rsidRDefault="004F4904" w:rsidP="0031651F">
            <w:pPr>
              <w:ind w:right="38"/>
              <w:jc w:val="center"/>
              <w:rPr>
                <w:szCs w:val="24"/>
              </w:rPr>
            </w:pPr>
            <w:r>
              <w:rPr>
                <w:szCs w:val="24"/>
              </w:rPr>
              <w:t>1-3</w:t>
            </w:r>
          </w:p>
        </w:tc>
      </w:tr>
      <w:tr w:rsidR="0031651F" w14:paraId="55F64981" w14:textId="77777777" w:rsidTr="0031651F">
        <w:trPr>
          <w:trHeight w:val="577"/>
        </w:trPr>
        <w:tc>
          <w:tcPr>
            <w:tcW w:w="542" w:type="dxa"/>
            <w:tcBorders>
              <w:top w:val="single" w:sz="4" w:space="0" w:color="000000"/>
              <w:left w:val="single" w:sz="3" w:space="0" w:color="000000"/>
              <w:bottom w:val="single" w:sz="4" w:space="0" w:color="000000"/>
              <w:right w:val="single" w:sz="4" w:space="0" w:color="000000"/>
            </w:tcBorders>
          </w:tcPr>
          <w:p w14:paraId="438150BF" w14:textId="765C3747" w:rsidR="0031651F" w:rsidRPr="00016F93" w:rsidRDefault="0031651F" w:rsidP="0031651F">
            <w:pPr>
              <w:spacing w:line="259" w:lineRule="auto"/>
              <w:ind w:right="36"/>
              <w:jc w:val="center"/>
              <w:rPr>
                <w:szCs w:val="24"/>
              </w:rPr>
            </w:pPr>
            <w:r>
              <w:rPr>
                <w:rFonts w:ascii="Times New Roman" w:eastAsia="Times New Roman" w:hAnsi="Times New Roman" w:cs="Times New Roman"/>
                <w:szCs w:val="24"/>
              </w:rPr>
              <w:t>2</w:t>
            </w: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4" w:space="0" w:color="000000"/>
              <w:right w:val="single" w:sz="4" w:space="0" w:color="000000"/>
            </w:tcBorders>
          </w:tcPr>
          <w:p w14:paraId="5303869A" w14:textId="77777777" w:rsidR="0031651F" w:rsidRDefault="0031651F" w:rsidP="0031651F">
            <w:pPr>
              <w:spacing w:line="259" w:lineRule="auto"/>
              <w:rPr>
                <w:rFonts w:ascii="Times New Roman" w:eastAsia="Times New Roman" w:hAnsi="Times New Roman" w:cs="Times New Roman"/>
                <w:szCs w:val="24"/>
              </w:rPr>
            </w:pPr>
            <w:r w:rsidRPr="00016F93">
              <w:rPr>
                <w:rFonts w:ascii="Times New Roman" w:eastAsia="Times New Roman" w:hAnsi="Times New Roman" w:cs="Times New Roman"/>
                <w:szCs w:val="24"/>
              </w:rPr>
              <w:t xml:space="preserve">Introduction  </w:t>
            </w:r>
          </w:p>
          <w:p w14:paraId="1EB03B23" w14:textId="77777777" w:rsidR="0031651F" w:rsidRPr="00016F93" w:rsidRDefault="0031651F" w:rsidP="0031651F">
            <w:pPr>
              <w:spacing w:line="259" w:lineRule="auto"/>
              <w:rPr>
                <w:szCs w:val="24"/>
              </w:rPr>
            </w:pPr>
          </w:p>
        </w:tc>
        <w:tc>
          <w:tcPr>
            <w:tcW w:w="1235" w:type="dxa"/>
            <w:tcBorders>
              <w:top w:val="single" w:sz="4" w:space="0" w:color="000000"/>
              <w:left w:val="single" w:sz="4" w:space="0" w:color="000000"/>
              <w:bottom w:val="single" w:sz="4" w:space="0" w:color="000000"/>
              <w:right w:val="single" w:sz="4" w:space="0" w:color="000000"/>
            </w:tcBorders>
          </w:tcPr>
          <w:p w14:paraId="69D971F9" w14:textId="2FDAB97B" w:rsidR="0031651F" w:rsidRPr="00016F93" w:rsidRDefault="004F4904" w:rsidP="0031651F">
            <w:pPr>
              <w:spacing w:line="259" w:lineRule="auto"/>
              <w:ind w:right="38"/>
              <w:jc w:val="center"/>
              <w:rPr>
                <w:szCs w:val="24"/>
              </w:rPr>
            </w:pPr>
            <w:r>
              <w:rPr>
                <w:szCs w:val="24"/>
              </w:rPr>
              <w:t>4-5</w:t>
            </w:r>
          </w:p>
        </w:tc>
      </w:tr>
      <w:tr w:rsidR="0031651F" w14:paraId="58C37669" w14:textId="77777777" w:rsidTr="0031651F">
        <w:trPr>
          <w:trHeight w:val="577"/>
        </w:trPr>
        <w:tc>
          <w:tcPr>
            <w:tcW w:w="542" w:type="dxa"/>
            <w:tcBorders>
              <w:top w:val="single" w:sz="4" w:space="0" w:color="000000"/>
              <w:left w:val="single" w:sz="3" w:space="0" w:color="000000"/>
              <w:bottom w:val="single" w:sz="4" w:space="0" w:color="000000"/>
              <w:right w:val="single" w:sz="4" w:space="0" w:color="000000"/>
            </w:tcBorders>
          </w:tcPr>
          <w:p w14:paraId="646EB0DA" w14:textId="6E9FC8CD" w:rsidR="0031651F" w:rsidRPr="00016F93" w:rsidRDefault="0031651F" w:rsidP="0031651F">
            <w:pPr>
              <w:spacing w:line="259" w:lineRule="auto"/>
              <w:ind w:right="36"/>
              <w:jc w:val="center"/>
              <w:rPr>
                <w:szCs w:val="24"/>
              </w:rPr>
            </w:pPr>
            <w:r>
              <w:rPr>
                <w:rFonts w:ascii="Times New Roman" w:eastAsia="Times New Roman" w:hAnsi="Times New Roman" w:cs="Times New Roman"/>
                <w:szCs w:val="24"/>
              </w:rPr>
              <w:t>3</w:t>
            </w: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4" w:space="0" w:color="000000"/>
              <w:right w:val="single" w:sz="4" w:space="0" w:color="000000"/>
            </w:tcBorders>
          </w:tcPr>
          <w:p w14:paraId="058396FB" w14:textId="77777777" w:rsidR="0031651F" w:rsidRPr="00016F93" w:rsidRDefault="0031651F" w:rsidP="0031651F">
            <w:pPr>
              <w:spacing w:line="259" w:lineRule="auto"/>
              <w:rPr>
                <w:szCs w:val="24"/>
              </w:rPr>
            </w:pPr>
            <w:r w:rsidRPr="00016F93">
              <w:rPr>
                <w:rFonts w:ascii="Times New Roman" w:eastAsia="Times New Roman" w:hAnsi="Times New Roman" w:cs="Times New Roman"/>
                <w:szCs w:val="24"/>
              </w:rPr>
              <w:t xml:space="preserve">Project Scope </w:t>
            </w:r>
          </w:p>
        </w:tc>
        <w:tc>
          <w:tcPr>
            <w:tcW w:w="1235" w:type="dxa"/>
            <w:tcBorders>
              <w:top w:val="single" w:sz="4" w:space="0" w:color="000000"/>
              <w:left w:val="single" w:sz="4" w:space="0" w:color="000000"/>
              <w:bottom w:val="single" w:sz="4" w:space="0" w:color="000000"/>
              <w:right w:val="single" w:sz="4" w:space="0" w:color="000000"/>
            </w:tcBorders>
          </w:tcPr>
          <w:p w14:paraId="2443D15C" w14:textId="397FEB31" w:rsidR="0031651F" w:rsidRPr="00016F93" w:rsidRDefault="004F4904" w:rsidP="0031651F">
            <w:pPr>
              <w:spacing w:line="259" w:lineRule="auto"/>
              <w:ind w:right="38"/>
              <w:jc w:val="center"/>
              <w:rPr>
                <w:szCs w:val="24"/>
              </w:rPr>
            </w:pPr>
            <w:r>
              <w:rPr>
                <w:szCs w:val="24"/>
              </w:rPr>
              <w:t>6-8</w:t>
            </w:r>
            <w:r w:rsidR="0031651F">
              <w:rPr>
                <w:szCs w:val="24"/>
              </w:rPr>
              <w:t xml:space="preserve"> </w:t>
            </w:r>
          </w:p>
        </w:tc>
      </w:tr>
      <w:tr w:rsidR="0031651F" w14:paraId="4A25CC18" w14:textId="77777777" w:rsidTr="0031651F">
        <w:trPr>
          <w:trHeight w:val="580"/>
        </w:trPr>
        <w:tc>
          <w:tcPr>
            <w:tcW w:w="542" w:type="dxa"/>
            <w:tcBorders>
              <w:top w:val="single" w:sz="4" w:space="0" w:color="000000"/>
              <w:left w:val="single" w:sz="3" w:space="0" w:color="000000"/>
              <w:bottom w:val="single" w:sz="4" w:space="0" w:color="000000"/>
              <w:right w:val="single" w:sz="4" w:space="0" w:color="000000"/>
            </w:tcBorders>
          </w:tcPr>
          <w:p w14:paraId="5DA278A1" w14:textId="35967D53" w:rsidR="0031651F" w:rsidRPr="00016F93" w:rsidRDefault="0031651F" w:rsidP="0031651F">
            <w:pPr>
              <w:spacing w:line="259" w:lineRule="auto"/>
              <w:ind w:right="113"/>
              <w:jc w:val="right"/>
              <w:rPr>
                <w:szCs w:val="24"/>
              </w:rPr>
            </w:pPr>
            <w:r>
              <w:rPr>
                <w:rFonts w:ascii="Times New Roman" w:eastAsia="Times New Roman" w:hAnsi="Times New Roman" w:cs="Times New Roman"/>
                <w:szCs w:val="24"/>
              </w:rPr>
              <w:t>4</w:t>
            </w: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4" w:space="0" w:color="000000"/>
              <w:right w:val="single" w:sz="4" w:space="0" w:color="000000"/>
            </w:tcBorders>
          </w:tcPr>
          <w:p w14:paraId="3CFA9433" w14:textId="59EC8168" w:rsidR="0031651F" w:rsidRPr="00016F93" w:rsidRDefault="004F4904" w:rsidP="0031651F">
            <w:pPr>
              <w:spacing w:line="259" w:lineRule="auto"/>
              <w:rPr>
                <w:szCs w:val="24"/>
              </w:rPr>
            </w:pPr>
            <w:r>
              <w:rPr>
                <w:rFonts w:ascii="Times New Roman" w:eastAsia="Times New Roman" w:hAnsi="Times New Roman" w:cs="Times New Roman"/>
                <w:szCs w:val="24"/>
              </w:rPr>
              <w:t>System analysis</w:t>
            </w:r>
            <w:r w:rsidR="0031651F" w:rsidRPr="00016F93">
              <w:rPr>
                <w:rFonts w:ascii="Times New Roman" w:eastAsia="Times New Roman" w:hAnsi="Times New Roman" w:cs="Times New Roman"/>
                <w:szCs w:val="24"/>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4144EF4" w14:textId="0988F5D7" w:rsidR="0031651F" w:rsidRPr="00016F93" w:rsidRDefault="004F4904" w:rsidP="0031651F">
            <w:pPr>
              <w:spacing w:line="259" w:lineRule="auto"/>
              <w:ind w:right="38"/>
              <w:jc w:val="center"/>
              <w:rPr>
                <w:szCs w:val="24"/>
              </w:rPr>
            </w:pPr>
            <w:r>
              <w:rPr>
                <w:szCs w:val="24"/>
              </w:rPr>
              <w:t>9-12</w:t>
            </w:r>
          </w:p>
        </w:tc>
      </w:tr>
      <w:tr w:rsidR="0031651F" w14:paraId="3872F6B7" w14:textId="77777777" w:rsidTr="0031651F">
        <w:trPr>
          <w:trHeight w:val="576"/>
        </w:trPr>
        <w:tc>
          <w:tcPr>
            <w:tcW w:w="542" w:type="dxa"/>
            <w:tcBorders>
              <w:top w:val="single" w:sz="4" w:space="0" w:color="000000"/>
              <w:left w:val="single" w:sz="3" w:space="0" w:color="000000"/>
              <w:bottom w:val="single" w:sz="3" w:space="0" w:color="000000"/>
              <w:right w:val="single" w:sz="4" w:space="0" w:color="000000"/>
            </w:tcBorders>
          </w:tcPr>
          <w:p w14:paraId="27138C76" w14:textId="22D44914" w:rsidR="0031651F" w:rsidRPr="00016F93" w:rsidRDefault="0031651F" w:rsidP="0031651F">
            <w:pPr>
              <w:spacing w:line="259" w:lineRule="auto"/>
              <w:ind w:right="36"/>
              <w:jc w:val="center"/>
              <w:rPr>
                <w:szCs w:val="24"/>
              </w:rPr>
            </w:pPr>
            <w:r>
              <w:rPr>
                <w:rFonts w:ascii="Times New Roman" w:eastAsia="Times New Roman" w:hAnsi="Times New Roman" w:cs="Times New Roman"/>
                <w:szCs w:val="24"/>
              </w:rPr>
              <w:t>5</w:t>
            </w: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3" w:space="0" w:color="000000"/>
              <w:right w:val="single" w:sz="4" w:space="0" w:color="000000"/>
            </w:tcBorders>
          </w:tcPr>
          <w:p w14:paraId="3400593E" w14:textId="3FC1A5BB" w:rsidR="0031651F" w:rsidRPr="00016F93" w:rsidRDefault="004F4904" w:rsidP="0031651F">
            <w:pPr>
              <w:spacing w:line="259" w:lineRule="auto"/>
              <w:rPr>
                <w:szCs w:val="24"/>
              </w:rPr>
            </w:pPr>
            <w:r>
              <w:rPr>
                <w:rFonts w:ascii="Times New Roman" w:eastAsia="Times New Roman" w:hAnsi="Times New Roman" w:cs="Times New Roman"/>
                <w:szCs w:val="24"/>
              </w:rPr>
              <w:t>System design</w:t>
            </w:r>
          </w:p>
        </w:tc>
        <w:tc>
          <w:tcPr>
            <w:tcW w:w="1235" w:type="dxa"/>
            <w:tcBorders>
              <w:top w:val="single" w:sz="4" w:space="0" w:color="000000"/>
              <w:left w:val="single" w:sz="4" w:space="0" w:color="000000"/>
              <w:bottom w:val="single" w:sz="3" w:space="0" w:color="000000"/>
              <w:right w:val="single" w:sz="4" w:space="0" w:color="000000"/>
            </w:tcBorders>
          </w:tcPr>
          <w:p w14:paraId="0C6C7937" w14:textId="37C81DF5" w:rsidR="0031651F" w:rsidRPr="00016F93" w:rsidRDefault="004F4904" w:rsidP="0031651F">
            <w:pPr>
              <w:spacing w:line="259" w:lineRule="auto"/>
              <w:ind w:right="38"/>
              <w:jc w:val="center"/>
              <w:rPr>
                <w:szCs w:val="24"/>
              </w:rPr>
            </w:pPr>
            <w:r>
              <w:rPr>
                <w:szCs w:val="24"/>
              </w:rPr>
              <w:t>13-17</w:t>
            </w:r>
          </w:p>
        </w:tc>
      </w:tr>
      <w:tr w:rsidR="0031651F" w14:paraId="1052164B" w14:textId="77777777" w:rsidTr="0031651F">
        <w:trPr>
          <w:trHeight w:val="576"/>
        </w:trPr>
        <w:tc>
          <w:tcPr>
            <w:tcW w:w="542" w:type="dxa"/>
            <w:tcBorders>
              <w:top w:val="single" w:sz="3" w:space="0" w:color="000000"/>
              <w:left w:val="single" w:sz="3" w:space="0" w:color="000000"/>
              <w:bottom w:val="single" w:sz="4" w:space="0" w:color="000000"/>
              <w:right w:val="single" w:sz="4" w:space="0" w:color="000000"/>
            </w:tcBorders>
          </w:tcPr>
          <w:p w14:paraId="2D6FAC1D" w14:textId="17743D86" w:rsidR="0031651F" w:rsidRPr="00016F93" w:rsidRDefault="0031651F" w:rsidP="0031651F">
            <w:pPr>
              <w:spacing w:line="259" w:lineRule="auto"/>
              <w:ind w:right="113"/>
              <w:jc w:val="right"/>
              <w:rPr>
                <w:szCs w:val="24"/>
              </w:rPr>
            </w:pPr>
            <w:r>
              <w:rPr>
                <w:rFonts w:ascii="Times New Roman" w:eastAsia="Times New Roman" w:hAnsi="Times New Roman" w:cs="Times New Roman"/>
                <w:szCs w:val="24"/>
              </w:rPr>
              <w:t>6</w:t>
            </w:r>
            <w:r w:rsidRPr="00016F93">
              <w:rPr>
                <w:rFonts w:ascii="Times New Roman" w:eastAsia="Times New Roman" w:hAnsi="Times New Roman" w:cs="Times New Roman"/>
                <w:szCs w:val="24"/>
              </w:rPr>
              <w:t xml:space="preserve">.  </w:t>
            </w:r>
          </w:p>
        </w:tc>
        <w:tc>
          <w:tcPr>
            <w:tcW w:w="8347" w:type="dxa"/>
            <w:tcBorders>
              <w:top w:val="single" w:sz="3" w:space="0" w:color="000000"/>
              <w:left w:val="single" w:sz="4" w:space="0" w:color="000000"/>
              <w:bottom w:val="single" w:sz="4" w:space="0" w:color="000000"/>
              <w:right w:val="single" w:sz="4" w:space="0" w:color="000000"/>
            </w:tcBorders>
          </w:tcPr>
          <w:p w14:paraId="302AA203" w14:textId="77777777" w:rsidR="0031651F" w:rsidRPr="00016F93" w:rsidRDefault="0031651F" w:rsidP="0031651F">
            <w:pPr>
              <w:spacing w:line="259" w:lineRule="auto"/>
              <w:rPr>
                <w:szCs w:val="24"/>
              </w:rPr>
            </w:pPr>
            <w:r w:rsidRPr="00016F93">
              <w:rPr>
                <w:rFonts w:ascii="Times New Roman" w:eastAsia="Times New Roman" w:hAnsi="Times New Roman" w:cs="Times New Roman"/>
                <w:szCs w:val="24"/>
              </w:rPr>
              <w:t xml:space="preserve">Implementation Details </w:t>
            </w:r>
          </w:p>
        </w:tc>
        <w:tc>
          <w:tcPr>
            <w:tcW w:w="1235" w:type="dxa"/>
            <w:tcBorders>
              <w:top w:val="single" w:sz="3" w:space="0" w:color="000000"/>
              <w:left w:val="single" w:sz="4" w:space="0" w:color="000000"/>
              <w:bottom w:val="single" w:sz="4" w:space="0" w:color="000000"/>
              <w:right w:val="single" w:sz="4" w:space="0" w:color="000000"/>
            </w:tcBorders>
          </w:tcPr>
          <w:p w14:paraId="6E961FE2" w14:textId="6FFD96FC" w:rsidR="0031651F" w:rsidRPr="00016F93" w:rsidRDefault="004F4904" w:rsidP="0031651F">
            <w:pPr>
              <w:spacing w:line="259" w:lineRule="auto"/>
              <w:ind w:right="38"/>
              <w:jc w:val="center"/>
              <w:rPr>
                <w:szCs w:val="24"/>
              </w:rPr>
            </w:pPr>
            <w:r>
              <w:rPr>
                <w:szCs w:val="24"/>
              </w:rPr>
              <w:t>18-20</w:t>
            </w:r>
            <w:r w:rsidR="0031651F" w:rsidRPr="00016F93">
              <w:rPr>
                <w:szCs w:val="24"/>
              </w:rPr>
              <w:t xml:space="preserve"> </w:t>
            </w:r>
          </w:p>
        </w:tc>
      </w:tr>
      <w:tr w:rsidR="0031651F" w14:paraId="512C3622" w14:textId="77777777" w:rsidTr="0031651F">
        <w:trPr>
          <w:trHeight w:val="577"/>
        </w:trPr>
        <w:tc>
          <w:tcPr>
            <w:tcW w:w="542" w:type="dxa"/>
            <w:tcBorders>
              <w:top w:val="single" w:sz="4" w:space="0" w:color="000000"/>
              <w:left w:val="single" w:sz="3" w:space="0" w:color="000000"/>
              <w:bottom w:val="single" w:sz="4" w:space="0" w:color="000000"/>
              <w:right w:val="single" w:sz="4" w:space="0" w:color="000000"/>
            </w:tcBorders>
          </w:tcPr>
          <w:p w14:paraId="382DF205" w14:textId="10FB6896" w:rsidR="0031651F" w:rsidRPr="00016F93" w:rsidRDefault="0031651F" w:rsidP="0031651F">
            <w:pPr>
              <w:spacing w:line="259" w:lineRule="auto"/>
              <w:ind w:right="113"/>
              <w:jc w:val="right"/>
              <w:rPr>
                <w:szCs w:val="24"/>
              </w:rPr>
            </w:pPr>
            <w:r>
              <w:rPr>
                <w:rFonts w:ascii="Times New Roman" w:eastAsia="Times New Roman" w:hAnsi="Times New Roman" w:cs="Times New Roman"/>
                <w:szCs w:val="24"/>
              </w:rPr>
              <w:t>7</w:t>
            </w: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4" w:space="0" w:color="000000"/>
              <w:right w:val="single" w:sz="4" w:space="0" w:color="000000"/>
            </w:tcBorders>
          </w:tcPr>
          <w:p w14:paraId="55AA7B30" w14:textId="77777777" w:rsidR="0031651F" w:rsidRPr="00016F93" w:rsidRDefault="0031651F" w:rsidP="0031651F">
            <w:pPr>
              <w:spacing w:line="259" w:lineRule="auto"/>
              <w:rPr>
                <w:szCs w:val="24"/>
              </w:rPr>
            </w:pPr>
            <w:r w:rsidRPr="00016F93">
              <w:rPr>
                <w:rFonts w:ascii="Times New Roman" w:eastAsia="Times New Roman" w:hAnsi="Times New Roman" w:cs="Times New Roman"/>
                <w:szCs w:val="24"/>
              </w:rPr>
              <w:t xml:space="preserve">Screenshots  </w:t>
            </w:r>
          </w:p>
        </w:tc>
        <w:tc>
          <w:tcPr>
            <w:tcW w:w="1235" w:type="dxa"/>
            <w:tcBorders>
              <w:top w:val="single" w:sz="4" w:space="0" w:color="000000"/>
              <w:left w:val="single" w:sz="4" w:space="0" w:color="000000"/>
              <w:bottom w:val="single" w:sz="4" w:space="0" w:color="000000"/>
              <w:right w:val="single" w:sz="4" w:space="0" w:color="000000"/>
            </w:tcBorders>
          </w:tcPr>
          <w:p w14:paraId="0844C452" w14:textId="7DEEF10E" w:rsidR="0031651F" w:rsidRPr="00016F93" w:rsidRDefault="004F4904" w:rsidP="0031651F">
            <w:pPr>
              <w:spacing w:line="259" w:lineRule="auto"/>
              <w:ind w:right="41"/>
              <w:jc w:val="center"/>
              <w:rPr>
                <w:szCs w:val="24"/>
              </w:rPr>
            </w:pPr>
            <w:r>
              <w:rPr>
                <w:szCs w:val="24"/>
              </w:rPr>
              <w:t>21-26</w:t>
            </w:r>
          </w:p>
        </w:tc>
      </w:tr>
      <w:tr w:rsidR="0031651F" w14:paraId="06919234" w14:textId="77777777" w:rsidTr="0031651F">
        <w:trPr>
          <w:trHeight w:val="577"/>
        </w:trPr>
        <w:tc>
          <w:tcPr>
            <w:tcW w:w="542" w:type="dxa"/>
            <w:tcBorders>
              <w:top w:val="single" w:sz="4" w:space="0" w:color="000000"/>
              <w:left w:val="single" w:sz="3" w:space="0" w:color="000000"/>
              <w:bottom w:val="single" w:sz="4" w:space="0" w:color="000000"/>
              <w:right w:val="single" w:sz="4" w:space="0" w:color="000000"/>
            </w:tcBorders>
          </w:tcPr>
          <w:p w14:paraId="2825A6F8" w14:textId="3B5D9F8A" w:rsidR="0031651F" w:rsidRPr="00016F93" w:rsidRDefault="0031651F" w:rsidP="0031651F">
            <w:pPr>
              <w:spacing w:line="259" w:lineRule="auto"/>
              <w:ind w:right="36"/>
              <w:jc w:val="center"/>
              <w:rPr>
                <w:szCs w:val="24"/>
              </w:rPr>
            </w:pPr>
            <w:r>
              <w:rPr>
                <w:rFonts w:ascii="Times New Roman" w:eastAsia="Times New Roman" w:hAnsi="Times New Roman" w:cs="Times New Roman"/>
                <w:szCs w:val="24"/>
              </w:rPr>
              <w:t>8</w:t>
            </w: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4" w:space="0" w:color="000000"/>
              <w:right w:val="single" w:sz="4" w:space="0" w:color="000000"/>
            </w:tcBorders>
          </w:tcPr>
          <w:p w14:paraId="47835228" w14:textId="77777777" w:rsidR="0031651F" w:rsidRPr="00016F93" w:rsidRDefault="0031651F" w:rsidP="0031651F">
            <w:pPr>
              <w:spacing w:line="259" w:lineRule="auto"/>
              <w:rPr>
                <w:szCs w:val="24"/>
              </w:rPr>
            </w:pPr>
            <w:r w:rsidRPr="00016F93">
              <w:rPr>
                <w:rFonts w:ascii="Times New Roman" w:eastAsia="Times New Roman" w:hAnsi="Times New Roman" w:cs="Times New Roman"/>
                <w:szCs w:val="24"/>
              </w:rPr>
              <w:t xml:space="preserve">Conclusion and future work </w:t>
            </w:r>
          </w:p>
        </w:tc>
        <w:tc>
          <w:tcPr>
            <w:tcW w:w="1235" w:type="dxa"/>
            <w:tcBorders>
              <w:top w:val="single" w:sz="4" w:space="0" w:color="000000"/>
              <w:left w:val="single" w:sz="4" w:space="0" w:color="000000"/>
              <w:bottom w:val="single" w:sz="4" w:space="0" w:color="000000"/>
              <w:right w:val="single" w:sz="4" w:space="0" w:color="000000"/>
            </w:tcBorders>
          </w:tcPr>
          <w:p w14:paraId="13F3AF1C" w14:textId="3A1C43B8" w:rsidR="0031651F" w:rsidRPr="00016F93" w:rsidRDefault="004F4904" w:rsidP="0031651F">
            <w:pPr>
              <w:spacing w:line="259" w:lineRule="auto"/>
              <w:ind w:right="36"/>
              <w:jc w:val="center"/>
              <w:rPr>
                <w:szCs w:val="24"/>
              </w:rPr>
            </w:pPr>
            <w:r>
              <w:rPr>
                <w:szCs w:val="24"/>
              </w:rPr>
              <w:t>27-28</w:t>
            </w:r>
          </w:p>
        </w:tc>
      </w:tr>
      <w:tr w:rsidR="0031651F" w14:paraId="50A1790C" w14:textId="77777777" w:rsidTr="0031651F">
        <w:trPr>
          <w:trHeight w:val="577"/>
        </w:trPr>
        <w:tc>
          <w:tcPr>
            <w:tcW w:w="542" w:type="dxa"/>
            <w:tcBorders>
              <w:top w:val="single" w:sz="4" w:space="0" w:color="000000"/>
              <w:left w:val="single" w:sz="3" w:space="0" w:color="000000"/>
              <w:bottom w:val="single" w:sz="4" w:space="0" w:color="000000"/>
              <w:right w:val="single" w:sz="4" w:space="0" w:color="000000"/>
            </w:tcBorders>
          </w:tcPr>
          <w:p w14:paraId="19A27DE1" w14:textId="6893DC74" w:rsidR="0031651F" w:rsidRPr="00016F93" w:rsidRDefault="0031651F" w:rsidP="0031651F">
            <w:pPr>
              <w:spacing w:line="259" w:lineRule="auto"/>
              <w:ind w:right="36"/>
              <w:jc w:val="center"/>
              <w:rPr>
                <w:szCs w:val="24"/>
              </w:rPr>
            </w:pPr>
            <w:r>
              <w:rPr>
                <w:rFonts w:ascii="Times New Roman" w:eastAsia="Times New Roman" w:hAnsi="Times New Roman" w:cs="Times New Roman"/>
                <w:szCs w:val="24"/>
              </w:rPr>
              <w:t>9</w:t>
            </w:r>
            <w:r w:rsidRPr="00016F93">
              <w:rPr>
                <w:rFonts w:ascii="Times New Roman" w:eastAsia="Times New Roman" w:hAnsi="Times New Roman" w:cs="Times New Roman"/>
                <w:szCs w:val="24"/>
              </w:rPr>
              <w:t xml:space="preserve">. </w:t>
            </w:r>
          </w:p>
        </w:tc>
        <w:tc>
          <w:tcPr>
            <w:tcW w:w="8347" w:type="dxa"/>
            <w:tcBorders>
              <w:top w:val="single" w:sz="4" w:space="0" w:color="000000"/>
              <w:left w:val="single" w:sz="4" w:space="0" w:color="000000"/>
              <w:bottom w:val="single" w:sz="4" w:space="0" w:color="000000"/>
              <w:right w:val="single" w:sz="4" w:space="0" w:color="000000"/>
            </w:tcBorders>
          </w:tcPr>
          <w:p w14:paraId="09C3E1EE" w14:textId="77777777" w:rsidR="0031651F" w:rsidRPr="00016F93" w:rsidRDefault="0031651F" w:rsidP="0031651F">
            <w:pPr>
              <w:spacing w:line="259" w:lineRule="auto"/>
              <w:rPr>
                <w:szCs w:val="24"/>
              </w:rPr>
            </w:pPr>
            <w:r w:rsidRPr="00016F93">
              <w:rPr>
                <w:rFonts w:ascii="Times New Roman" w:eastAsia="Times New Roman" w:hAnsi="Times New Roman" w:cs="Times New Roman"/>
                <w:szCs w:val="24"/>
              </w:rPr>
              <w:t xml:space="preserve">References </w:t>
            </w:r>
          </w:p>
        </w:tc>
        <w:tc>
          <w:tcPr>
            <w:tcW w:w="1235" w:type="dxa"/>
            <w:tcBorders>
              <w:top w:val="single" w:sz="4" w:space="0" w:color="000000"/>
              <w:left w:val="single" w:sz="4" w:space="0" w:color="000000"/>
              <w:bottom w:val="single" w:sz="4" w:space="0" w:color="000000"/>
              <w:right w:val="single" w:sz="4" w:space="0" w:color="000000"/>
            </w:tcBorders>
          </w:tcPr>
          <w:p w14:paraId="3ABF1BFC" w14:textId="7D2435C9" w:rsidR="0031651F" w:rsidRPr="00016F93" w:rsidRDefault="004F4904" w:rsidP="0031651F">
            <w:pPr>
              <w:spacing w:line="259" w:lineRule="auto"/>
              <w:ind w:right="36"/>
              <w:jc w:val="center"/>
              <w:rPr>
                <w:szCs w:val="24"/>
              </w:rPr>
            </w:pPr>
            <w:r>
              <w:rPr>
                <w:szCs w:val="24"/>
              </w:rPr>
              <w:t>29=30</w:t>
            </w:r>
          </w:p>
        </w:tc>
      </w:tr>
    </w:tbl>
    <w:p w14:paraId="5D1D5FB5" w14:textId="77777777" w:rsidR="00D77BB1" w:rsidRDefault="00D77BB1" w:rsidP="00D77BB1">
      <w:pPr>
        <w:spacing w:after="80"/>
        <w:ind w:left="2475"/>
      </w:pPr>
    </w:p>
    <w:p w14:paraId="4AED8C8D" w14:textId="77777777" w:rsidR="00D77BB1" w:rsidRDefault="00D77BB1" w:rsidP="00D77BB1">
      <w:pPr>
        <w:spacing w:after="0"/>
        <w:ind w:right="826"/>
        <w:jc w:val="center"/>
      </w:pPr>
      <w:r>
        <w:rPr>
          <w:sz w:val="23"/>
        </w:rPr>
        <w:t xml:space="preserve"> </w:t>
      </w:r>
    </w:p>
    <w:p w14:paraId="4D2CCD59" w14:textId="77777777" w:rsidR="00D77BB1" w:rsidRDefault="00D77BB1" w:rsidP="00D77BB1">
      <w:pPr>
        <w:sectPr w:rsidR="00D77BB1" w:rsidSect="00C3195E">
          <w:headerReference w:type="default" r:id="rId10"/>
          <w:footerReference w:type="even" r:id="rId11"/>
          <w:footerReference w:type="default" r:id="rId12"/>
          <w:footerReference w:type="first" r:id="rId13"/>
          <w:pgSz w:w="12240" w:h="15840"/>
          <w:pgMar w:top="1440" w:right="1440" w:bottom="1440" w:left="1797" w:header="720" w:footer="679" w:gutter="0"/>
          <w:pgBorders w:offsetFrom="page">
            <w:top w:val="double" w:sz="4" w:space="24" w:color="auto"/>
            <w:left w:val="double" w:sz="4" w:space="24" w:color="auto"/>
            <w:bottom w:val="double" w:sz="4" w:space="24" w:color="auto"/>
            <w:right w:val="double" w:sz="4" w:space="24" w:color="auto"/>
          </w:pgBorders>
          <w:pgNumType w:fmt="lowerRoman"/>
          <w:cols w:space="720"/>
        </w:sectPr>
      </w:pPr>
    </w:p>
    <w:p w14:paraId="1F855CA4" w14:textId="77777777" w:rsidR="00D77BB1" w:rsidRDefault="00D77BB1" w:rsidP="00D77BB1">
      <w:pPr>
        <w:spacing w:line="480" w:lineRule="auto"/>
        <w:rPr>
          <w:rFonts w:ascii="Times New Roman" w:eastAsia="Times New Roman" w:hAnsi="Times New Roman" w:cs="Times New Roman"/>
          <w:b/>
          <w:bCs/>
          <w:kern w:val="0"/>
          <w:sz w:val="32"/>
          <w:szCs w:val="32"/>
          <w14:ligatures w14:val="none"/>
        </w:rPr>
      </w:pPr>
    </w:p>
    <w:p w14:paraId="508810DA" w14:textId="77777777" w:rsidR="0098167B" w:rsidRDefault="0098167B" w:rsidP="0098167B">
      <w:pPr>
        <w:spacing w:line="480" w:lineRule="auto"/>
        <w:jc w:val="center"/>
        <w:rPr>
          <w:rFonts w:ascii="Times New Roman" w:eastAsia="Times New Roman" w:hAnsi="Times New Roman" w:cs="Times New Roman"/>
          <w:b/>
          <w:bCs/>
          <w:kern w:val="0"/>
          <w:sz w:val="32"/>
          <w:szCs w:val="32"/>
          <w14:ligatures w14:val="none"/>
        </w:rPr>
      </w:pPr>
    </w:p>
    <w:p w14:paraId="5A929099" w14:textId="77777777" w:rsidR="0098167B" w:rsidRDefault="0098167B" w:rsidP="0098167B">
      <w:pPr>
        <w:spacing w:line="480" w:lineRule="auto"/>
        <w:jc w:val="center"/>
        <w:rPr>
          <w:rFonts w:ascii="Times New Roman" w:eastAsia="Times New Roman" w:hAnsi="Times New Roman" w:cs="Times New Roman"/>
          <w:b/>
          <w:bCs/>
          <w:kern w:val="0"/>
          <w:sz w:val="32"/>
          <w:szCs w:val="32"/>
          <w14:ligatures w14:val="none"/>
        </w:rPr>
      </w:pPr>
    </w:p>
    <w:p w14:paraId="0734A57B" w14:textId="77777777" w:rsidR="0098167B" w:rsidRDefault="0098167B" w:rsidP="0098167B">
      <w:pPr>
        <w:spacing w:line="480" w:lineRule="auto"/>
        <w:jc w:val="center"/>
        <w:rPr>
          <w:rFonts w:ascii="Times New Roman" w:eastAsia="Times New Roman" w:hAnsi="Times New Roman" w:cs="Times New Roman"/>
          <w:b/>
          <w:bCs/>
          <w:kern w:val="0"/>
          <w:sz w:val="32"/>
          <w:szCs w:val="32"/>
          <w14:ligatures w14:val="none"/>
        </w:rPr>
      </w:pPr>
    </w:p>
    <w:p w14:paraId="3538E1B5" w14:textId="77777777" w:rsidR="0098167B" w:rsidRDefault="0098167B" w:rsidP="0098167B">
      <w:pPr>
        <w:spacing w:line="480" w:lineRule="auto"/>
        <w:jc w:val="center"/>
        <w:rPr>
          <w:rFonts w:ascii="Times New Roman" w:eastAsia="Times New Roman" w:hAnsi="Times New Roman" w:cs="Times New Roman"/>
          <w:b/>
          <w:bCs/>
          <w:kern w:val="0"/>
          <w:sz w:val="32"/>
          <w:szCs w:val="32"/>
          <w14:ligatures w14:val="none"/>
        </w:rPr>
      </w:pPr>
    </w:p>
    <w:p w14:paraId="0B179CEA" w14:textId="77777777" w:rsidR="0098167B" w:rsidRDefault="0098167B" w:rsidP="0098167B">
      <w:pPr>
        <w:spacing w:line="480" w:lineRule="auto"/>
        <w:jc w:val="center"/>
        <w:rPr>
          <w:rFonts w:ascii="Times New Roman" w:eastAsia="Times New Roman" w:hAnsi="Times New Roman" w:cs="Times New Roman"/>
          <w:b/>
          <w:bCs/>
          <w:kern w:val="0"/>
          <w:sz w:val="32"/>
          <w:szCs w:val="32"/>
          <w14:ligatures w14:val="none"/>
        </w:rPr>
      </w:pPr>
    </w:p>
    <w:p w14:paraId="1D8E70F5" w14:textId="77777777" w:rsidR="0098167B" w:rsidRDefault="0098167B" w:rsidP="0098167B">
      <w:pPr>
        <w:spacing w:line="480" w:lineRule="auto"/>
        <w:jc w:val="center"/>
        <w:rPr>
          <w:rFonts w:ascii="Times New Roman" w:eastAsia="Times New Roman" w:hAnsi="Times New Roman" w:cs="Times New Roman"/>
          <w:b/>
          <w:bCs/>
          <w:kern w:val="0"/>
          <w:sz w:val="32"/>
          <w:szCs w:val="32"/>
          <w14:ligatures w14:val="none"/>
        </w:rPr>
      </w:pPr>
    </w:p>
    <w:p w14:paraId="657956C6" w14:textId="0CF61800" w:rsidR="0098167B" w:rsidRPr="0098167B" w:rsidRDefault="0098167B" w:rsidP="0098167B">
      <w:pPr>
        <w:spacing w:line="48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CHAPTER </w:t>
      </w:r>
      <w:proofErr w:type="gramStart"/>
      <w:r>
        <w:rPr>
          <w:rFonts w:ascii="Times New Roman" w:eastAsia="Times New Roman" w:hAnsi="Times New Roman" w:cs="Times New Roman"/>
          <w:b/>
          <w:bCs/>
          <w:kern w:val="0"/>
          <w:sz w:val="32"/>
          <w:szCs w:val="32"/>
          <w14:ligatures w14:val="none"/>
        </w:rPr>
        <w:t>1 :</w:t>
      </w:r>
      <w:proofErr w:type="gramEnd"/>
      <w:r>
        <w:rPr>
          <w:rFonts w:ascii="Times New Roman" w:eastAsia="Times New Roman" w:hAnsi="Times New Roman" w:cs="Times New Roman"/>
          <w:b/>
          <w:bCs/>
          <w:kern w:val="0"/>
          <w:sz w:val="32"/>
          <w:szCs w:val="32"/>
          <w14:ligatures w14:val="none"/>
        </w:rPr>
        <w:t xml:space="preserve"> COMPANY OVERVIEW </w:t>
      </w:r>
    </w:p>
    <w:p w14:paraId="3B237E5A"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7E07ABB8"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2FA61655"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3149096C"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1770B1C7"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7417EF00"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7F226E2F"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3A8D6F20"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16E89721" w14:textId="65A529E3" w:rsidR="0031651F" w:rsidRDefault="0031651F" w:rsidP="0031651F">
      <w:pPr>
        <w:spacing w:line="480" w:lineRule="auto"/>
        <w:jc w:val="right"/>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lastRenderedPageBreak/>
        <w:t xml:space="preserve">COMPANY OVERVIEW </w:t>
      </w:r>
    </w:p>
    <w:p w14:paraId="6B9A8522" w14:textId="3B7883AF" w:rsidR="0031651F" w:rsidRPr="0031651F" w:rsidRDefault="0031651F" w:rsidP="0031651F">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bidi="hi-IN"/>
          <w14:ligatures w14:val="none"/>
        </w:rPr>
      </w:pPr>
      <w:r w:rsidRPr="0031651F">
        <w:rPr>
          <w:rFonts w:ascii="Times New Roman" w:eastAsia="Times New Roman" w:hAnsi="Times New Roman" w:cs="Times New Roman"/>
          <w:b/>
          <w:bCs/>
          <w:kern w:val="0"/>
          <w:sz w:val="28"/>
          <w:szCs w:val="28"/>
          <w:lang w:eastAsia="en-IN" w:bidi="hi-IN"/>
          <w14:ligatures w14:val="none"/>
        </w:rPr>
        <w:t>Introduction</w:t>
      </w:r>
    </w:p>
    <w:p w14:paraId="21F2685B" w14:textId="160F51E9" w:rsidR="0031651F" w:rsidRPr="0031651F" w:rsidRDefault="0031651F" w:rsidP="0031651F">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roofErr w:type="spellStart"/>
      <w:r w:rsidRPr="0031651F">
        <w:rPr>
          <w:rFonts w:ascii="Times New Roman" w:eastAsia="Times New Roman" w:hAnsi="Times New Roman" w:cs="Times New Roman"/>
          <w:kern w:val="0"/>
          <w:sz w:val="24"/>
          <w:szCs w:val="24"/>
          <w:lang w:eastAsia="en-IN" w:bidi="hi-IN"/>
          <w14:ligatures w14:val="none"/>
        </w:rPr>
        <w:t>iConsultify</w:t>
      </w:r>
      <w:proofErr w:type="spellEnd"/>
      <w:r w:rsidRPr="0031651F">
        <w:rPr>
          <w:rFonts w:ascii="Times New Roman" w:eastAsia="Times New Roman" w:hAnsi="Times New Roman" w:cs="Times New Roman"/>
          <w:kern w:val="0"/>
          <w:sz w:val="24"/>
          <w:szCs w:val="24"/>
          <w:lang w:eastAsia="en-IN" w:bidi="hi-IN"/>
          <w14:ligatures w14:val="none"/>
        </w:rPr>
        <w:t xml:space="preserve"> is a dynamic digital solutions provider based in Ahmedabad, Gujarat, India. Established in 2018, the company has rapidly evolved into a trusted partner for businesses seeking robust IT and marketing solutions. Specializing in eCommerce development, particularly on the Shopify platform, </w:t>
      </w:r>
      <w:proofErr w:type="spellStart"/>
      <w:r w:rsidRPr="0031651F">
        <w:rPr>
          <w:rFonts w:ascii="Times New Roman" w:eastAsia="Times New Roman" w:hAnsi="Times New Roman" w:cs="Times New Roman"/>
          <w:kern w:val="0"/>
          <w:sz w:val="24"/>
          <w:szCs w:val="24"/>
          <w:lang w:eastAsia="en-IN" w:bidi="hi-IN"/>
          <w14:ligatures w14:val="none"/>
        </w:rPr>
        <w:t>iConsultify</w:t>
      </w:r>
      <w:proofErr w:type="spellEnd"/>
      <w:r w:rsidRPr="0031651F">
        <w:rPr>
          <w:rFonts w:ascii="Times New Roman" w:eastAsia="Times New Roman" w:hAnsi="Times New Roman" w:cs="Times New Roman"/>
          <w:kern w:val="0"/>
          <w:sz w:val="24"/>
          <w:szCs w:val="24"/>
          <w:lang w:eastAsia="en-IN" w:bidi="hi-IN"/>
          <w14:ligatures w14:val="none"/>
        </w:rPr>
        <w:t xml:space="preserve"> also offers services in web development, mobile app creation, and digital marketing. Their commitment to quality and innovation has enabled them to assist clients across various industries in achieving their digital objectives. ​ </w:t>
      </w:r>
    </w:p>
    <w:p w14:paraId="6B9A4066" w14:textId="0CF346C9" w:rsidR="0031651F" w:rsidRPr="0031651F" w:rsidRDefault="0031651F" w:rsidP="0031651F">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bidi="hi-IN"/>
          <w14:ligatures w14:val="none"/>
        </w:rPr>
      </w:pPr>
      <w:r w:rsidRPr="0031651F">
        <w:rPr>
          <w:rFonts w:ascii="Times New Roman" w:eastAsia="Times New Roman" w:hAnsi="Times New Roman" w:cs="Times New Roman"/>
          <w:b/>
          <w:bCs/>
          <w:kern w:val="0"/>
          <w:sz w:val="28"/>
          <w:szCs w:val="28"/>
          <w:lang w:eastAsia="en-IN" w:bidi="hi-IN"/>
          <w14:ligatures w14:val="none"/>
        </w:rPr>
        <w:t>Products and Services</w:t>
      </w:r>
    </w:p>
    <w:p w14:paraId="17A584FD" w14:textId="77777777" w:rsidR="0031651F" w:rsidRPr="0031651F" w:rsidRDefault="0031651F" w:rsidP="0031651F">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roofErr w:type="spellStart"/>
      <w:r w:rsidRPr="0031651F">
        <w:rPr>
          <w:rFonts w:ascii="Times New Roman" w:eastAsia="Times New Roman" w:hAnsi="Times New Roman" w:cs="Times New Roman"/>
          <w:kern w:val="0"/>
          <w:sz w:val="24"/>
          <w:szCs w:val="24"/>
          <w:lang w:eastAsia="en-IN" w:bidi="hi-IN"/>
          <w14:ligatures w14:val="none"/>
        </w:rPr>
        <w:t>iConsultify</w:t>
      </w:r>
      <w:proofErr w:type="spellEnd"/>
      <w:r w:rsidRPr="0031651F">
        <w:rPr>
          <w:rFonts w:ascii="Times New Roman" w:eastAsia="Times New Roman" w:hAnsi="Times New Roman" w:cs="Times New Roman"/>
          <w:kern w:val="0"/>
          <w:sz w:val="24"/>
          <w:szCs w:val="24"/>
          <w:lang w:eastAsia="en-IN" w:bidi="hi-IN"/>
          <w14:ligatures w14:val="none"/>
        </w:rPr>
        <w:t xml:space="preserve"> offers a comprehensive range of services designed to meet the diverse needs of modern businesses:​</w:t>
      </w:r>
    </w:p>
    <w:p w14:paraId="43EBA22B" w14:textId="77777777" w:rsidR="0031651F" w:rsidRPr="0031651F" w:rsidRDefault="0031651F" w:rsidP="0031651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b/>
          <w:bCs/>
          <w:kern w:val="0"/>
          <w:sz w:val="24"/>
          <w:szCs w:val="24"/>
          <w:lang w:eastAsia="en-IN" w:bidi="hi-IN"/>
          <w14:ligatures w14:val="none"/>
        </w:rPr>
        <w:t>Custom Shopify Development</w:t>
      </w:r>
      <w:r w:rsidRPr="0031651F">
        <w:rPr>
          <w:rFonts w:ascii="Times New Roman" w:eastAsia="Times New Roman" w:hAnsi="Times New Roman" w:cs="Times New Roman"/>
          <w:kern w:val="0"/>
          <w:sz w:val="24"/>
          <w:szCs w:val="24"/>
          <w:lang w:eastAsia="en-IN" w:bidi="hi-IN"/>
          <w14:ligatures w14:val="none"/>
        </w:rPr>
        <w:t xml:space="preserve">: As certified Shopify experts, </w:t>
      </w:r>
      <w:proofErr w:type="spellStart"/>
      <w:r w:rsidRPr="0031651F">
        <w:rPr>
          <w:rFonts w:ascii="Times New Roman" w:eastAsia="Times New Roman" w:hAnsi="Times New Roman" w:cs="Times New Roman"/>
          <w:kern w:val="0"/>
          <w:sz w:val="24"/>
          <w:szCs w:val="24"/>
          <w:lang w:eastAsia="en-IN" w:bidi="hi-IN"/>
          <w14:ligatures w14:val="none"/>
        </w:rPr>
        <w:t>iConsultify</w:t>
      </w:r>
      <w:proofErr w:type="spellEnd"/>
      <w:r w:rsidRPr="0031651F">
        <w:rPr>
          <w:rFonts w:ascii="Times New Roman" w:eastAsia="Times New Roman" w:hAnsi="Times New Roman" w:cs="Times New Roman"/>
          <w:kern w:val="0"/>
          <w:sz w:val="24"/>
          <w:szCs w:val="24"/>
          <w:lang w:eastAsia="en-IN" w:bidi="hi-IN"/>
          <w14:ligatures w14:val="none"/>
        </w:rPr>
        <w:t xml:space="preserve"> crafts tailored eCommerce solutions that align with clients' brand identities and business goals.​</w:t>
      </w:r>
    </w:p>
    <w:p w14:paraId="41B937AB" w14:textId="348C02E0" w:rsidR="0031651F" w:rsidRPr="0031651F" w:rsidRDefault="0031651F" w:rsidP="0031651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b/>
          <w:bCs/>
          <w:kern w:val="0"/>
          <w:sz w:val="24"/>
          <w:szCs w:val="24"/>
          <w:lang w:eastAsia="en-IN" w:bidi="hi-IN"/>
          <w14:ligatures w14:val="none"/>
        </w:rPr>
        <w:t>Web Development</w:t>
      </w:r>
      <w:r w:rsidRPr="0031651F">
        <w:rPr>
          <w:rFonts w:ascii="Times New Roman" w:eastAsia="Times New Roman" w:hAnsi="Times New Roman" w:cs="Times New Roman"/>
          <w:kern w:val="0"/>
          <w:sz w:val="24"/>
          <w:szCs w:val="24"/>
          <w:lang w:eastAsia="en-IN" w:bidi="hi-IN"/>
          <w14:ligatures w14:val="none"/>
        </w:rPr>
        <w:t>: The company builds responsive and user-friendly websites, ensuring optimal performance across devices</w:t>
      </w:r>
    </w:p>
    <w:p w14:paraId="7999721C" w14:textId="77777777" w:rsidR="0031651F" w:rsidRPr="0031651F" w:rsidRDefault="0031651F" w:rsidP="0031651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b/>
          <w:bCs/>
          <w:kern w:val="0"/>
          <w:sz w:val="24"/>
          <w:szCs w:val="24"/>
          <w:lang w:eastAsia="en-IN" w:bidi="hi-IN"/>
          <w14:ligatures w14:val="none"/>
        </w:rPr>
        <w:t>Mobile App Development</w:t>
      </w:r>
      <w:r w:rsidRPr="0031651F">
        <w:rPr>
          <w:rFonts w:ascii="Times New Roman" w:eastAsia="Times New Roman" w:hAnsi="Times New Roman" w:cs="Times New Roman"/>
          <w:kern w:val="0"/>
          <w:sz w:val="24"/>
          <w:szCs w:val="24"/>
          <w:lang w:eastAsia="en-IN" w:bidi="hi-IN"/>
          <w14:ligatures w14:val="none"/>
        </w:rPr>
        <w:t xml:space="preserve">: </w:t>
      </w:r>
      <w:proofErr w:type="spellStart"/>
      <w:r w:rsidRPr="0031651F">
        <w:rPr>
          <w:rFonts w:ascii="Times New Roman" w:eastAsia="Times New Roman" w:hAnsi="Times New Roman" w:cs="Times New Roman"/>
          <w:kern w:val="0"/>
          <w:sz w:val="24"/>
          <w:szCs w:val="24"/>
          <w:lang w:eastAsia="en-IN" w:bidi="hi-IN"/>
          <w14:ligatures w14:val="none"/>
        </w:rPr>
        <w:t>iConsultify</w:t>
      </w:r>
      <w:proofErr w:type="spellEnd"/>
      <w:r w:rsidRPr="0031651F">
        <w:rPr>
          <w:rFonts w:ascii="Times New Roman" w:eastAsia="Times New Roman" w:hAnsi="Times New Roman" w:cs="Times New Roman"/>
          <w:kern w:val="0"/>
          <w:sz w:val="24"/>
          <w:szCs w:val="24"/>
          <w:lang w:eastAsia="en-IN" w:bidi="hi-IN"/>
          <w14:ligatures w14:val="none"/>
        </w:rPr>
        <w:t xml:space="preserve"> develops cross-platform mobile applications, enhancing user engagement and accessibility.​</w:t>
      </w:r>
    </w:p>
    <w:p w14:paraId="646B194E" w14:textId="77777777" w:rsidR="006B48B0" w:rsidRPr="006B48B0" w:rsidRDefault="006B48B0">
      <w:pPr>
        <w:pStyle w:val="ListParagraph"/>
        <w:numPr>
          <w:ilvl w:val="0"/>
          <w:numId w:val="16"/>
        </w:numPr>
        <w:spacing w:before="100" w:beforeAutospacing="1" w:after="100" w:afterAutospacing="1" w:line="360" w:lineRule="auto"/>
        <w:rPr>
          <w:ins w:id="23" w:author="KRISH PATEL" w:date="2025-05-02T13:50:00Z" w16du:dateUtc="2025-05-02T08:20:00Z"/>
          <w:rFonts w:ascii="Times New Roman" w:eastAsia="Times New Roman" w:hAnsi="Times New Roman" w:cs="Times New Roman"/>
          <w:kern w:val="0"/>
          <w:sz w:val="24"/>
          <w:szCs w:val="24"/>
          <w:lang w:eastAsia="en-IN" w:bidi="hi-IN"/>
          <w14:ligatures w14:val="none"/>
        </w:rPr>
        <w:pPrChange w:id="24" w:author="KRISH PATEL" w:date="2025-05-02T13:50:00Z" w16du:dateUtc="2025-05-02T08:20:00Z">
          <w:pPr>
            <w:pStyle w:val="ListParagraph"/>
            <w:numPr>
              <w:numId w:val="16"/>
            </w:numPr>
            <w:tabs>
              <w:tab w:val="num" w:pos="720"/>
            </w:tabs>
            <w:spacing w:before="100" w:beforeAutospacing="1" w:after="100" w:afterAutospacing="1" w:line="240" w:lineRule="auto"/>
            <w:ind w:hanging="360"/>
          </w:pPr>
        </w:pPrChange>
      </w:pPr>
      <w:proofErr w:type="gramStart"/>
      <w:ins w:id="25" w:author="KRISH PATEL" w:date="2025-05-02T13:50:00Z" w16du:dateUtc="2025-05-02T08:20:00Z">
        <w:r w:rsidRPr="006B48B0">
          <w:rPr>
            <w:rFonts w:ascii="Times New Roman" w:eastAsia="Times New Roman" w:hAnsi="Symbol" w:cs="Times New Roman"/>
            <w:kern w:val="0"/>
            <w:sz w:val="24"/>
            <w:szCs w:val="24"/>
            <w:lang w:eastAsia="en-IN" w:bidi="hi-IN"/>
            <w14:ligatures w14:val="none"/>
          </w:rPr>
          <w:t></w:t>
        </w:r>
        <w:r w:rsidRPr="006B48B0">
          <w:rPr>
            <w:rFonts w:ascii="Times New Roman" w:eastAsia="Times New Roman" w:hAnsi="Times New Roman" w:cs="Times New Roman"/>
            <w:kern w:val="0"/>
            <w:sz w:val="24"/>
            <w:szCs w:val="24"/>
            <w:lang w:eastAsia="en-IN" w:bidi="hi-IN"/>
            <w14:ligatures w14:val="none"/>
          </w:rPr>
          <w:t xml:space="preserve">  </w:t>
        </w:r>
        <w:r w:rsidRPr="006B48B0">
          <w:rPr>
            <w:rFonts w:ascii="Times New Roman" w:eastAsia="Times New Roman" w:hAnsi="Times New Roman" w:cs="Times New Roman"/>
            <w:b/>
            <w:bCs/>
            <w:kern w:val="0"/>
            <w:sz w:val="24"/>
            <w:szCs w:val="24"/>
            <w:lang w:eastAsia="en-IN" w:bidi="hi-IN"/>
            <w14:ligatures w14:val="none"/>
          </w:rPr>
          <w:t>Digital</w:t>
        </w:r>
        <w:proofErr w:type="gramEnd"/>
        <w:r w:rsidRPr="006B48B0">
          <w:rPr>
            <w:rFonts w:ascii="Times New Roman" w:eastAsia="Times New Roman" w:hAnsi="Times New Roman" w:cs="Times New Roman"/>
            <w:b/>
            <w:bCs/>
            <w:kern w:val="0"/>
            <w:sz w:val="24"/>
            <w:szCs w:val="24"/>
            <w:lang w:eastAsia="en-IN" w:bidi="hi-IN"/>
            <w14:ligatures w14:val="none"/>
          </w:rPr>
          <w:t xml:space="preserve"> Marketing</w:t>
        </w:r>
        <w:r w:rsidRPr="006B48B0">
          <w:rPr>
            <w:rFonts w:ascii="Times New Roman" w:eastAsia="Times New Roman" w:hAnsi="Times New Roman" w:cs="Times New Roman"/>
            <w:kern w:val="0"/>
            <w:sz w:val="24"/>
            <w:szCs w:val="24"/>
            <w:lang w:eastAsia="en-IN" w:bidi="hi-IN"/>
            <w14:ligatures w14:val="none"/>
          </w:rPr>
          <w:t xml:space="preserve">: </w:t>
        </w:r>
        <w:proofErr w:type="spellStart"/>
        <w:r w:rsidRPr="006B48B0">
          <w:rPr>
            <w:rFonts w:ascii="Times New Roman" w:eastAsia="Times New Roman" w:hAnsi="Times New Roman" w:cs="Times New Roman"/>
            <w:kern w:val="0"/>
            <w:sz w:val="24"/>
            <w:szCs w:val="24"/>
            <w:lang w:eastAsia="en-IN" w:bidi="hi-IN"/>
            <w14:ligatures w14:val="none"/>
          </w:rPr>
          <w:t>iConsultify</w:t>
        </w:r>
        <w:proofErr w:type="spellEnd"/>
        <w:r w:rsidRPr="006B48B0">
          <w:rPr>
            <w:rFonts w:ascii="Times New Roman" w:eastAsia="Times New Roman" w:hAnsi="Times New Roman" w:cs="Times New Roman"/>
            <w:kern w:val="0"/>
            <w:sz w:val="24"/>
            <w:szCs w:val="24"/>
            <w:lang w:eastAsia="en-IN" w:bidi="hi-IN"/>
            <w14:ligatures w14:val="none"/>
          </w:rPr>
          <w:t xml:space="preserve"> provides SEO, PPC, social media, and email marketing services to boost online presence and attract customers.</w:t>
        </w:r>
      </w:ins>
    </w:p>
    <w:p w14:paraId="7BB6A803" w14:textId="77777777" w:rsidR="006B48B0" w:rsidRPr="006B48B0" w:rsidRDefault="006B48B0">
      <w:pPr>
        <w:pStyle w:val="ListParagraph"/>
        <w:numPr>
          <w:ilvl w:val="0"/>
          <w:numId w:val="16"/>
        </w:numPr>
        <w:spacing w:before="100" w:beforeAutospacing="1" w:after="100" w:afterAutospacing="1" w:line="360" w:lineRule="auto"/>
        <w:rPr>
          <w:ins w:id="26" w:author="KRISH PATEL" w:date="2025-05-02T13:50:00Z" w16du:dateUtc="2025-05-02T08:20:00Z"/>
          <w:rFonts w:ascii="Times New Roman" w:eastAsia="Times New Roman" w:hAnsi="Times New Roman" w:cs="Times New Roman"/>
          <w:kern w:val="0"/>
          <w:sz w:val="24"/>
          <w:szCs w:val="24"/>
          <w:lang w:eastAsia="en-IN" w:bidi="hi-IN"/>
          <w14:ligatures w14:val="none"/>
        </w:rPr>
        <w:pPrChange w:id="27" w:author="KRISH PATEL" w:date="2025-05-02T13:50:00Z" w16du:dateUtc="2025-05-02T08:20:00Z">
          <w:pPr>
            <w:pStyle w:val="ListParagraph"/>
            <w:numPr>
              <w:numId w:val="16"/>
            </w:numPr>
            <w:tabs>
              <w:tab w:val="num" w:pos="720"/>
            </w:tabs>
            <w:spacing w:before="100" w:beforeAutospacing="1" w:after="100" w:afterAutospacing="1" w:line="240" w:lineRule="auto"/>
            <w:ind w:hanging="360"/>
          </w:pPr>
        </w:pPrChange>
      </w:pPr>
      <w:proofErr w:type="gramStart"/>
      <w:ins w:id="28" w:author="KRISH PATEL" w:date="2025-05-02T13:50:00Z" w16du:dateUtc="2025-05-02T08:20:00Z">
        <w:r w:rsidRPr="006B48B0">
          <w:rPr>
            <w:rFonts w:ascii="Times New Roman" w:eastAsia="Times New Roman" w:hAnsi="Symbol" w:cs="Times New Roman"/>
            <w:kern w:val="0"/>
            <w:sz w:val="24"/>
            <w:szCs w:val="24"/>
            <w:lang w:eastAsia="en-IN" w:bidi="hi-IN"/>
            <w14:ligatures w14:val="none"/>
          </w:rPr>
          <w:t></w:t>
        </w:r>
        <w:r w:rsidRPr="006B48B0">
          <w:rPr>
            <w:rFonts w:ascii="Times New Roman" w:eastAsia="Times New Roman" w:hAnsi="Times New Roman" w:cs="Times New Roman"/>
            <w:kern w:val="0"/>
            <w:sz w:val="24"/>
            <w:szCs w:val="24"/>
            <w:lang w:eastAsia="en-IN" w:bidi="hi-IN"/>
            <w14:ligatures w14:val="none"/>
          </w:rPr>
          <w:t xml:space="preserve">  </w:t>
        </w:r>
        <w:r w:rsidRPr="006B48B0">
          <w:rPr>
            <w:rFonts w:ascii="Times New Roman" w:eastAsia="Times New Roman" w:hAnsi="Times New Roman" w:cs="Times New Roman"/>
            <w:b/>
            <w:bCs/>
            <w:kern w:val="0"/>
            <w:sz w:val="24"/>
            <w:szCs w:val="24"/>
            <w:lang w:eastAsia="en-IN" w:bidi="hi-IN"/>
            <w14:ligatures w14:val="none"/>
          </w:rPr>
          <w:t>UI</w:t>
        </w:r>
        <w:proofErr w:type="gramEnd"/>
        <w:r w:rsidRPr="006B48B0">
          <w:rPr>
            <w:rFonts w:ascii="Times New Roman" w:eastAsia="Times New Roman" w:hAnsi="Times New Roman" w:cs="Times New Roman"/>
            <w:b/>
            <w:bCs/>
            <w:kern w:val="0"/>
            <w:sz w:val="24"/>
            <w:szCs w:val="24"/>
            <w:lang w:eastAsia="en-IN" w:bidi="hi-IN"/>
            <w14:ligatures w14:val="none"/>
          </w:rPr>
          <w:t>/UX Design</w:t>
        </w:r>
        <w:r w:rsidRPr="006B48B0">
          <w:rPr>
            <w:rFonts w:ascii="Times New Roman" w:eastAsia="Times New Roman" w:hAnsi="Times New Roman" w:cs="Times New Roman"/>
            <w:kern w:val="0"/>
            <w:sz w:val="24"/>
            <w:szCs w:val="24"/>
            <w:lang w:eastAsia="en-IN" w:bidi="hi-IN"/>
            <w14:ligatures w14:val="none"/>
          </w:rPr>
          <w:t>: They design clean, user-friendly interfaces that enhance usability and overall user experience.</w:t>
        </w:r>
      </w:ins>
    </w:p>
    <w:p w14:paraId="0EBB97F5" w14:textId="7D67E9EE" w:rsidR="0031651F" w:rsidRPr="0031651F" w:rsidDel="006B48B0" w:rsidRDefault="0031651F" w:rsidP="0031651F">
      <w:pPr>
        <w:numPr>
          <w:ilvl w:val="0"/>
          <w:numId w:val="16"/>
        </w:numPr>
        <w:spacing w:before="100" w:beforeAutospacing="1" w:after="100" w:afterAutospacing="1" w:line="360" w:lineRule="auto"/>
        <w:jc w:val="both"/>
        <w:rPr>
          <w:del w:id="29" w:author="KRISH PATEL" w:date="2025-05-02T13:50:00Z" w16du:dateUtc="2025-05-02T08:20:00Z"/>
          <w:rFonts w:ascii="Times New Roman" w:eastAsia="Times New Roman" w:hAnsi="Times New Roman" w:cs="Times New Roman"/>
          <w:kern w:val="0"/>
          <w:sz w:val="24"/>
          <w:szCs w:val="24"/>
          <w:lang w:eastAsia="en-IN" w:bidi="hi-IN"/>
          <w14:ligatures w14:val="none"/>
        </w:rPr>
      </w:pPr>
      <w:del w:id="30" w:author="KRISH PATEL" w:date="2025-05-02T13:50:00Z" w16du:dateUtc="2025-05-02T08:20:00Z">
        <w:r w:rsidRPr="0031651F" w:rsidDel="006B48B0">
          <w:rPr>
            <w:rFonts w:ascii="Times New Roman" w:eastAsia="Times New Roman" w:hAnsi="Times New Roman" w:cs="Times New Roman"/>
            <w:b/>
            <w:bCs/>
            <w:kern w:val="0"/>
            <w:sz w:val="24"/>
            <w:szCs w:val="24"/>
            <w:lang w:eastAsia="en-IN" w:bidi="hi-IN"/>
            <w14:ligatures w14:val="none"/>
          </w:rPr>
          <w:delText>Digital Marketing</w:delText>
        </w:r>
        <w:r w:rsidRPr="0031651F" w:rsidDel="006B48B0">
          <w:rPr>
            <w:rFonts w:ascii="Times New Roman" w:eastAsia="Times New Roman" w:hAnsi="Times New Roman" w:cs="Times New Roman"/>
            <w:kern w:val="0"/>
            <w:sz w:val="24"/>
            <w:szCs w:val="24"/>
            <w:lang w:eastAsia="en-IN" w:bidi="hi-IN"/>
            <w14:ligatures w14:val="none"/>
          </w:rPr>
          <w:delText>: Their marketing services encompass SEO, PPC, social media marketing, and email campaigns, aimed at boosting online visibility and customer acquisition.​</w:delText>
        </w:r>
      </w:del>
    </w:p>
    <w:p w14:paraId="4DC1482D" w14:textId="7B9A2ADB" w:rsidR="0031651F" w:rsidRPr="0031651F" w:rsidDel="006B48B0" w:rsidRDefault="0031651F" w:rsidP="0031651F">
      <w:pPr>
        <w:numPr>
          <w:ilvl w:val="0"/>
          <w:numId w:val="16"/>
        </w:numPr>
        <w:spacing w:before="100" w:beforeAutospacing="1" w:after="100" w:afterAutospacing="1" w:line="360" w:lineRule="auto"/>
        <w:jc w:val="both"/>
        <w:rPr>
          <w:del w:id="31" w:author="KRISH PATEL" w:date="2025-05-02T13:50:00Z" w16du:dateUtc="2025-05-02T08:20:00Z"/>
          <w:rFonts w:ascii="Times New Roman" w:eastAsia="Times New Roman" w:hAnsi="Times New Roman" w:cs="Times New Roman"/>
          <w:kern w:val="0"/>
          <w:sz w:val="24"/>
          <w:szCs w:val="24"/>
          <w:lang w:eastAsia="en-IN" w:bidi="hi-IN"/>
          <w14:ligatures w14:val="none"/>
        </w:rPr>
      </w:pPr>
      <w:del w:id="32" w:author="KRISH PATEL" w:date="2025-05-02T13:50:00Z" w16du:dateUtc="2025-05-02T08:20:00Z">
        <w:r w:rsidRPr="0031651F" w:rsidDel="006B48B0">
          <w:rPr>
            <w:rFonts w:ascii="Times New Roman" w:eastAsia="Times New Roman" w:hAnsi="Times New Roman" w:cs="Times New Roman"/>
            <w:b/>
            <w:bCs/>
            <w:kern w:val="0"/>
            <w:sz w:val="24"/>
            <w:szCs w:val="24"/>
            <w:lang w:eastAsia="en-IN" w:bidi="hi-IN"/>
            <w14:ligatures w14:val="none"/>
          </w:rPr>
          <w:delText>UI/UX Design</w:delText>
        </w:r>
        <w:r w:rsidRPr="0031651F" w:rsidDel="006B48B0">
          <w:rPr>
            <w:rFonts w:ascii="Times New Roman" w:eastAsia="Times New Roman" w:hAnsi="Times New Roman" w:cs="Times New Roman"/>
            <w:kern w:val="0"/>
            <w:sz w:val="24"/>
            <w:szCs w:val="24"/>
            <w:lang w:eastAsia="en-IN" w:bidi="hi-IN"/>
            <w14:ligatures w14:val="none"/>
          </w:rPr>
          <w:delText>: Focusing on user-centric design principles, iConsultify creates intuitive interfaces that enhance user experience.​</w:delText>
        </w:r>
      </w:del>
    </w:p>
    <w:p w14:paraId="0AFACCB4" w14:textId="77777777" w:rsidR="0031651F" w:rsidRPr="0031651F" w:rsidRDefault="0031651F" w:rsidP="0031651F">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b/>
          <w:bCs/>
          <w:kern w:val="0"/>
          <w:sz w:val="24"/>
          <w:szCs w:val="24"/>
          <w:lang w:eastAsia="en-IN" w:bidi="hi-IN"/>
          <w14:ligatures w14:val="none"/>
        </w:rPr>
        <w:t>IT Consultancy</w:t>
      </w:r>
      <w:r w:rsidRPr="0031651F">
        <w:rPr>
          <w:rFonts w:ascii="Times New Roman" w:eastAsia="Times New Roman" w:hAnsi="Times New Roman" w:cs="Times New Roman"/>
          <w:kern w:val="0"/>
          <w:sz w:val="24"/>
          <w:szCs w:val="24"/>
          <w:lang w:eastAsia="en-IN" w:bidi="hi-IN"/>
          <w14:ligatures w14:val="none"/>
        </w:rPr>
        <w:t>: Providing strategic guidance, the company assists businesses in leveraging technology to drive growth and efficiency.​</w:t>
      </w:r>
    </w:p>
    <w:p w14:paraId="528BCD83" w14:textId="77777777" w:rsidR="0031651F" w:rsidRPr="0031651F" w:rsidRDefault="0031651F" w:rsidP="0031651F">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kern w:val="0"/>
          <w:sz w:val="24"/>
          <w:szCs w:val="24"/>
          <w:lang w:eastAsia="en-IN" w:bidi="hi-IN"/>
          <w14:ligatures w14:val="none"/>
        </w:rPr>
        <w:t xml:space="preserve">Through these services, </w:t>
      </w:r>
      <w:proofErr w:type="spellStart"/>
      <w:r w:rsidRPr="0031651F">
        <w:rPr>
          <w:rFonts w:ascii="Times New Roman" w:eastAsia="Times New Roman" w:hAnsi="Times New Roman" w:cs="Times New Roman"/>
          <w:kern w:val="0"/>
          <w:sz w:val="24"/>
          <w:szCs w:val="24"/>
          <w:lang w:eastAsia="en-IN" w:bidi="hi-IN"/>
          <w14:ligatures w14:val="none"/>
        </w:rPr>
        <w:t>iConsultify</w:t>
      </w:r>
      <w:proofErr w:type="spellEnd"/>
      <w:r w:rsidRPr="0031651F">
        <w:rPr>
          <w:rFonts w:ascii="Times New Roman" w:eastAsia="Times New Roman" w:hAnsi="Times New Roman" w:cs="Times New Roman"/>
          <w:kern w:val="0"/>
          <w:sz w:val="24"/>
          <w:szCs w:val="24"/>
          <w:lang w:eastAsia="en-IN" w:bidi="hi-IN"/>
          <w14:ligatures w14:val="none"/>
        </w:rPr>
        <w:t xml:space="preserve"> empowers businesses to establish a strong digital presence and achieve sustainable growth. ​</w:t>
      </w:r>
    </w:p>
    <w:p w14:paraId="393AA5C1" w14:textId="59931B4F" w:rsidR="0031651F" w:rsidRPr="0031651F" w:rsidRDefault="0031651F" w:rsidP="0031651F">
      <w:pPr>
        <w:spacing w:line="480" w:lineRule="auto"/>
        <w:jc w:val="right"/>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lastRenderedPageBreak/>
        <w:t xml:space="preserve">COMPANY OVERVIEW </w:t>
      </w:r>
    </w:p>
    <w:p w14:paraId="6B4B0481" w14:textId="33A41130" w:rsidR="0031651F" w:rsidRPr="0031651F" w:rsidRDefault="0031651F" w:rsidP="0031651F">
      <w:pPr>
        <w:spacing w:before="100" w:beforeAutospacing="1" w:after="100" w:afterAutospacing="1" w:line="360" w:lineRule="auto"/>
        <w:jc w:val="both"/>
        <w:outlineLvl w:val="2"/>
        <w:rPr>
          <w:rFonts w:ascii="Times New Roman" w:eastAsia="Times New Roman" w:hAnsi="Times New Roman" w:cs="Times New Roman"/>
          <w:b/>
          <w:bCs/>
          <w:kern w:val="0"/>
          <w:sz w:val="28"/>
          <w:szCs w:val="28"/>
          <w:lang w:eastAsia="en-IN" w:bidi="hi-IN"/>
          <w14:ligatures w14:val="none"/>
        </w:rPr>
      </w:pPr>
      <w:r w:rsidRPr="0031651F">
        <w:rPr>
          <w:rFonts w:ascii="Times New Roman" w:eastAsia="Times New Roman" w:hAnsi="Times New Roman" w:cs="Times New Roman"/>
          <w:b/>
          <w:bCs/>
          <w:kern w:val="0"/>
          <w:sz w:val="28"/>
          <w:szCs w:val="28"/>
          <w:lang w:eastAsia="en-IN" w:bidi="hi-IN"/>
          <w14:ligatures w14:val="none"/>
        </w:rPr>
        <w:t xml:space="preserve"> Departments and Functions</w:t>
      </w:r>
    </w:p>
    <w:p w14:paraId="37F8C6D2" w14:textId="77777777" w:rsidR="0031651F" w:rsidRPr="0031651F" w:rsidRDefault="0031651F" w:rsidP="0031651F">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kern w:val="0"/>
          <w:sz w:val="24"/>
          <w:szCs w:val="24"/>
          <w:lang w:eastAsia="en-IN" w:bidi="hi-IN"/>
          <w14:ligatures w14:val="none"/>
        </w:rPr>
        <w:t xml:space="preserve">During my internship at </w:t>
      </w:r>
      <w:proofErr w:type="spellStart"/>
      <w:r w:rsidRPr="0031651F">
        <w:rPr>
          <w:rFonts w:ascii="Times New Roman" w:eastAsia="Times New Roman" w:hAnsi="Times New Roman" w:cs="Times New Roman"/>
          <w:kern w:val="0"/>
          <w:sz w:val="24"/>
          <w:szCs w:val="24"/>
          <w:lang w:eastAsia="en-IN" w:bidi="hi-IN"/>
          <w14:ligatures w14:val="none"/>
        </w:rPr>
        <w:t>iConsultify</w:t>
      </w:r>
      <w:proofErr w:type="spellEnd"/>
      <w:r w:rsidRPr="0031651F">
        <w:rPr>
          <w:rFonts w:ascii="Times New Roman" w:eastAsia="Times New Roman" w:hAnsi="Times New Roman" w:cs="Times New Roman"/>
          <w:kern w:val="0"/>
          <w:sz w:val="24"/>
          <w:szCs w:val="24"/>
          <w:lang w:eastAsia="en-IN" w:bidi="hi-IN"/>
          <w14:ligatures w14:val="none"/>
        </w:rPr>
        <w:t>, I observed a collaborative environment where various departments work cohesively to deliver client-centric solutions:​</w:t>
      </w:r>
    </w:p>
    <w:p w14:paraId="5DF026CD" w14:textId="77777777" w:rsidR="0031651F" w:rsidRPr="0031651F" w:rsidRDefault="0031651F" w:rsidP="0031651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b/>
          <w:bCs/>
          <w:kern w:val="0"/>
          <w:sz w:val="24"/>
          <w:szCs w:val="24"/>
          <w:lang w:eastAsia="en-IN" w:bidi="hi-IN"/>
          <w14:ligatures w14:val="none"/>
        </w:rPr>
        <w:t>Development Team</w:t>
      </w:r>
      <w:r w:rsidRPr="0031651F">
        <w:rPr>
          <w:rFonts w:ascii="Times New Roman" w:eastAsia="Times New Roman" w:hAnsi="Times New Roman" w:cs="Times New Roman"/>
          <w:kern w:val="0"/>
          <w:sz w:val="24"/>
          <w:szCs w:val="24"/>
          <w:lang w:eastAsia="en-IN" w:bidi="hi-IN"/>
          <w14:ligatures w14:val="none"/>
        </w:rPr>
        <w:t>: Responsible for coding and building websites and applications, ensuring functionality and performance.​</w:t>
      </w:r>
    </w:p>
    <w:p w14:paraId="610D6F5F" w14:textId="77777777" w:rsidR="0031651F" w:rsidRPr="0031651F" w:rsidRDefault="0031651F" w:rsidP="0031651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b/>
          <w:bCs/>
          <w:kern w:val="0"/>
          <w:sz w:val="24"/>
          <w:szCs w:val="24"/>
          <w:lang w:eastAsia="en-IN" w:bidi="hi-IN"/>
          <w14:ligatures w14:val="none"/>
        </w:rPr>
        <w:t>Design Team</w:t>
      </w:r>
      <w:r w:rsidRPr="0031651F">
        <w:rPr>
          <w:rFonts w:ascii="Times New Roman" w:eastAsia="Times New Roman" w:hAnsi="Times New Roman" w:cs="Times New Roman"/>
          <w:kern w:val="0"/>
          <w:sz w:val="24"/>
          <w:szCs w:val="24"/>
          <w:lang w:eastAsia="en-IN" w:bidi="hi-IN"/>
          <w14:ligatures w14:val="none"/>
        </w:rPr>
        <w:t>: Focuses on creating visually appealing and user-friendly interfaces, aligning with client branding.​</w:t>
      </w:r>
    </w:p>
    <w:p w14:paraId="5B7674BD" w14:textId="77777777" w:rsidR="0031651F" w:rsidRPr="0031651F" w:rsidRDefault="0031651F" w:rsidP="0031651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b/>
          <w:bCs/>
          <w:kern w:val="0"/>
          <w:sz w:val="24"/>
          <w:szCs w:val="24"/>
          <w:lang w:eastAsia="en-IN" w:bidi="hi-IN"/>
          <w14:ligatures w14:val="none"/>
        </w:rPr>
        <w:t>Marketing Team</w:t>
      </w:r>
      <w:r w:rsidRPr="0031651F">
        <w:rPr>
          <w:rFonts w:ascii="Times New Roman" w:eastAsia="Times New Roman" w:hAnsi="Times New Roman" w:cs="Times New Roman"/>
          <w:kern w:val="0"/>
          <w:sz w:val="24"/>
          <w:szCs w:val="24"/>
          <w:lang w:eastAsia="en-IN" w:bidi="hi-IN"/>
          <w14:ligatures w14:val="none"/>
        </w:rPr>
        <w:t>: Handles digital marketing strategies, including SEO, content creation, and social media management, to enhance online presence.​</w:t>
      </w:r>
    </w:p>
    <w:p w14:paraId="6A695FB5" w14:textId="77777777" w:rsidR="0031651F" w:rsidRPr="0031651F" w:rsidRDefault="0031651F" w:rsidP="0031651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b/>
          <w:bCs/>
          <w:kern w:val="0"/>
          <w:sz w:val="24"/>
          <w:szCs w:val="24"/>
          <w:lang w:eastAsia="en-IN" w:bidi="hi-IN"/>
          <w14:ligatures w14:val="none"/>
        </w:rPr>
        <w:t>Sales and Client Relations</w:t>
      </w:r>
      <w:r w:rsidRPr="0031651F">
        <w:rPr>
          <w:rFonts w:ascii="Times New Roman" w:eastAsia="Times New Roman" w:hAnsi="Times New Roman" w:cs="Times New Roman"/>
          <w:kern w:val="0"/>
          <w:sz w:val="24"/>
          <w:szCs w:val="24"/>
          <w:lang w:eastAsia="en-IN" w:bidi="hi-IN"/>
          <w14:ligatures w14:val="none"/>
        </w:rPr>
        <w:t>: Manages client interactions, project requirements, and ensures customer satisfaction throughout the project lifecycle.​</w:t>
      </w:r>
    </w:p>
    <w:p w14:paraId="678995EB" w14:textId="77777777" w:rsidR="0031651F" w:rsidRPr="0031651F" w:rsidRDefault="0031651F" w:rsidP="0031651F">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b/>
          <w:bCs/>
          <w:kern w:val="0"/>
          <w:sz w:val="24"/>
          <w:szCs w:val="24"/>
          <w:lang w:eastAsia="en-IN" w:bidi="hi-IN"/>
          <w14:ligatures w14:val="none"/>
        </w:rPr>
        <w:t>Quality Assurance</w:t>
      </w:r>
      <w:r w:rsidRPr="0031651F">
        <w:rPr>
          <w:rFonts w:ascii="Times New Roman" w:eastAsia="Times New Roman" w:hAnsi="Times New Roman" w:cs="Times New Roman"/>
          <w:kern w:val="0"/>
          <w:sz w:val="24"/>
          <w:szCs w:val="24"/>
          <w:lang w:eastAsia="en-IN" w:bidi="hi-IN"/>
          <w14:ligatures w14:val="none"/>
        </w:rPr>
        <w:t>: Conducts thorough testing to identify and rectify issues, ensuring the delivery of high-quality products.​</w:t>
      </w:r>
    </w:p>
    <w:p w14:paraId="28236743" w14:textId="7B8B9D22" w:rsidR="0031651F" w:rsidRPr="0031651F" w:rsidRDefault="0031651F" w:rsidP="0031651F">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kern w:val="0"/>
          <w:sz w:val="24"/>
          <w:szCs w:val="24"/>
          <w:lang w:eastAsia="en-IN" w:bidi="hi-IN"/>
          <w14:ligatures w14:val="none"/>
        </w:rPr>
        <w:t>This structured approach facilitates efficient project execution and fosters a culture of continuous improvement.​</w:t>
      </w:r>
    </w:p>
    <w:p w14:paraId="713D4F1A" w14:textId="77777777" w:rsidR="0031651F" w:rsidRPr="0031651F" w:rsidRDefault="0031651F" w:rsidP="0031651F">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31651F">
        <w:rPr>
          <w:rFonts w:ascii="Times New Roman" w:eastAsia="Times New Roman" w:hAnsi="Times New Roman" w:cs="Times New Roman"/>
          <w:kern w:val="0"/>
          <w:sz w:val="24"/>
          <w:szCs w:val="24"/>
          <w:lang w:eastAsia="en-IN" w:bidi="hi-IN"/>
          <w14:ligatures w14:val="none"/>
        </w:rPr>
        <w:t xml:space="preserve">My tenure at </w:t>
      </w:r>
      <w:proofErr w:type="spellStart"/>
      <w:r w:rsidRPr="0031651F">
        <w:rPr>
          <w:rFonts w:ascii="Times New Roman" w:eastAsia="Times New Roman" w:hAnsi="Times New Roman" w:cs="Times New Roman"/>
          <w:kern w:val="0"/>
          <w:sz w:val="24"/>
          <w:szCs w:val="24"/>
          <w:lang w:eastAsia="en-IN" w:bidi="hi-IN"/>
          <w14:ligatures w14:val="none"/>
        </w:rPr>
        <w:t>iConsultify</w:t>
      </w:r>
      <w:proofErr w:type="spellEnd"/>
      <w:r w:rsidRPr="0031651F">
        <w:rPr>
          <w:rFonts w:ascii="Times New Roman" w:eastAsia="Times New Roman" w:hAnsi="Times New Roman" w:cs="Times New Roman"/>
          <w:kern w:val="0"/>
          <w:sz w:val="24"/>
          <w:szCs w:val="24"/>
          <w:lang w:eastAsia="en-IN" w:bidi="hi-IN"/>
          <w14:ligatures w14:val="none"/>
        </w:rPr>
        <w:t xml:space="preserve"> provided valuable insights into the workings of a modern IT company. The experience enhanced my understanding of web development processes, client engagement strategies, and the importance of cross-functional collaboration. The company's dedication to delivering customized solutions and maintaining high standards of quality left a lasting impression on me.​</w:t>
      </w:r>
    </w:p>
    <w:p w14:paraId="46782853" w14:textId="77777777" w:rsidR="0031651F" w:rsidRDefault="0031651F" w:rsidP="0031651F">
      <w:pPr>
        <w:spacing w:line="480" w:lineRule="auto"/>
        <w:rPr>
          <w:rFonts w:ascii="Times New Roman" w:eastAsia="Times New Roman" w:hAnsi="Times New Roman" w:cs="Times New Roman"/>
          <w:b/>
          <w:bCs/>
          <w:kern w:val="0"/>
          <w:sz w:val="32"/>
          <w:szCs w:val="32"/>
          <w14:ligatures w14:val="none"/>
        </w:rPr>
      </w:pPr>
    </w:p>
    <w:p w14:paraId="40DD033E"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123C04F3"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64DACE55"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29666C7C" w14:textId="77777777" w:rsidR="00D77BB1" w:rsidRDefault="00D77BB1" w:rsidP="0031651F">
      <w:pPr>
        <w:spacing w:line="480" w:lineRule="auto"/>
        <w:rPr>
          <w:rFonts w:ascii="Times New Roman" w:eastAsia="Times New Roman" w:hAnsi="Times New Roman" w:cs="Times New Roman"/>
          <w:b/>
          <w:bCs/>
          <w:kern w:val="0"/>
          <w:sz w:val="32"/>
          <w:szCs w:val="32"/>
          <w14:ligatures w14:val="none"/>
        </w:rPr>
      </w:pPr>
    </w:p>
    <w:p w14:paraId="52961DD4" w14:textId="77777777" w:rsidR="00D77BB1" w:rsidRDefault="00D77BB1" w:rsidP="00D77BB1">
      <w:pPr>
        <w:spacing w:line="480" w:lineRule="auto"/>
        <w:jc w:val="center"/>
        <w:rPr>
          <w:rFonts w:ascii="Times New Roman" w:eastAsia="Times New Roman" w:hAnsi="Times New Roman" w:cs="Times New Roman"/>
          <w:b/>
          <w:bCs/>
          <w:kern w:val="0"/>
          <w:sz w:val="32"/>
          <w:szCs w:val="32"/>
          <w14:ligatures w14:val="none"/>
        </w:rPr>
      </w:pPr>
    </w:p>
    <w:p w14:paraId="2F5801C3" w14:textId="77777777" w:rsidR="0098167B" w:rsidRDefault="0098167B" w:rsidP="00D77BB1">
      <w:pPr>
        <w:spacing w:line="480" w:lineRule="auto"/>
        <w:jc w:val="center"/>
        <w:rPr>
          <w:rFonts w:ascii="Times New Roman" w:eastAsia="Times New Roman" w:hAnsi="Times New Roman" w:cs="Times New Roman"/>
          <w:b/>
          <w:bCs/>
          <w:kern w:val="0"/>
          <w:sz w:val="32"/>
          <w:szCs w:val="32"/>
          <w14:ligatures w14:val="none"/>
        </w:rPr>
      </w:pPr>
    </w:p>
    <w:p w14:paraId="5CB58B5F" w14:textId="77777777" w:rsidR="0031651F" w:rsidRDefault="0031651F" w:rsidP="00D77BB1">
      <w:pPr>
        <w:spacing w:line="480" w:lineRule="auto"/>
        <w:jc w:val="center"/>
        <w:rPr>
          <w:rFonts w:ascii="Times New Roman" w:eastAsia="Times New Roman" w:hAnsi="Times New Roman" w:cs="Times New Roman"/>
          <w:b/>
          <w:bCs/>
          <w:kern w:val="0"/>
          <w:sz w:val="32"/>
          <w:szCs w:val="32"/>
          <w14:ligatures w14:val="none"/>
        </w:rPr>
      </w:pPr>
    </w:p>
    <w:p w14:paraId="001F3237" w14:textId="77777777" w:rsidR="0031651F" w:rsidRDefault="0031651F" w:rsidP="00D77BB1">
      <w:pPr>
        <w:spacing w:line="480" w:lineRule="auto"/>
        <w:jc w:val="center"/>
        <w:rPr>
          <w:rFonts w:ascii="Times New Roman" w:eastAsia="Times New Roman" w:hAnsi="Times New Roman" w:cs="Times New Roman"/>
          <w:b/>
          <w:bCs/>
          <w:kern w:val="0"/>
          <w:sz w:val="32"/>
          <w:szCs w:val="32"/>
          <w14:ligatures w14:val="none"/>
        </w:rPr>
      </w:pPr>
    </w:p>
    <w:p w14:paraId="7DED91E5" w14:textId="77777777" w:rsidR="0031651F" w:rsidRDefault="0031651F" w:rsidP="00D77BB1">
      <w:pPr>
        <w:spacing w:line="480" w:lineRule="auto"/>
        <w:jc w:val="center"/>
        <w:rPr>
          <w:rFonts w:ascii="Times New Roman" w:eastAsia="Times New Roman" w:hAnsi="Times New Roman" w:cs="Times New Roman"/>
          <w:b/>
          <w:bCs/>
          <w:kern w:val="0"/>
          <w:sz w:val="32"/>
          <w:szCs w:val="32"/>
          <w14:ligatures w14:val="none"/>
        </w:rPr>
      </w:pPr>
    </w:p>
    <w:p w14:paraId="2495FAD8" w14:textId="77777777" w:rsidR="0098167B" w:rsidRDefault="0098167B" w:rsidP="00D77BB1">
      <w:pPr>
        <w:spacing w:line="480" w:lineRule="auto"/>
        <w:jc w:val="center"/>
        <w:rPr>
          <w:rFonts w:ascii="Times New Roman" w:eastAsia="Times New Roman" w:hAnsi="Times New Roman" w:cs="Times New Roman"/>
          <w:b/>
          <w:bCs/>
          <w:kern w:val="0"/>
          <w:sz w:val="32"/>
          <w:szCs w:val="32"/>
          <w14:ligatures w14:val="none"/>
        </w:rPr>
      </w:pPr>
    </w:p>
    <w:p w14:paraId="56AA05AF" w14:textId="28044313" w:rsidR="00D77BB1" w:rsidRDefault="00D77BB1" w:rsidP="00D77BB1">
      <w:pPr>
        <w:spacing w:line="48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CHAPTER </w:t>
      </w:r>
      <w:proofErr w:type="gramStart"/>
      <w:r w:rsidR="0098167B">
        <w:rPr>
          <w:rFonts w:ascii="Times New Roman" w:eastAsia="Times New Roman" w:hAnsi="Times New Roman" w:cs="Times New Roman"/>
          <w:b/>
          <w:bCs/>
          <w:kern w:val="0"/>
          <w:sz w:val="32"/>
          <w:szCs w:val="32"/>
          <w14:ligatures w14:val="none"/>
        </w:rPr>
        <w:t>2</w:t>
      </w:r>
      <w:r>
        <w:rPr>
          <w:rFonts w:ascii="Times New Roman" w:eastAsia="Times New Roman" w:hAnsi="Times New Roman" w:cs="Times New Roman"/>
          <w:b/>
          <w:bCs/>
          <w:kern w:val="0"/>
          <w:sz w:val="32"/>
          <w:szCs w:val="32"/>
          <w14:ligatures w14:val="none"/>
        </w:rPr>
        <w:t xml:space="preserve"> :</w:t>
      </w:r>
      <w:proofErr w:type="gramEnd"/>
      <w:r>
        <w:rPr>
          <w:rFonts w:ascii="Times New Roman" w:eastAsia="Times New Roman" w:hAnsi="Times New Roman" w:cs="Times New Roman"/>
          <w:b/>
          <w:bCs/>
          <w:kern w:val="0"/>
          <w:sz w:val="32"/>
          <w:szCs w:val="32"/>
          <w14:ligatures w14:val="none"/>
        </w:rPr>
        <w:t xml:space="preserve"> </w:t>
      </w:r>
      <w:r w:rsidRPr="00066D1C">
        <w:rPr>
          <w:rFonts w:ascii="Times New Roman" w:eastAsia="Times New Roman" w:hAnsi="Times New Roman" w:cs="Times New Roman"/>
          <w:b/>
          <w:bCs/>
          <w:kern w:val="0"/>
          <w:sz w:val="32"/>
          <w:szCs w:val="32"/>
          <w14:ligatures w14:val="none"/>
        </w:rPr>
        <w:t>INTRODUCTION</w:t>
      </w:r>
    </w:p>
    <w:p w14:paraId="1E5B1FE2" w14:textId="77777777" w:rsidR="00D77BB1" w:rsidRDefault="00D77BB1" w:rsidP="00D77BB1">
      <w:pPr>
        <w:spacing w:line="480" w:lineRule="auto"/>
        <w:rPr>
          <w:rFonts w:ascii="Times New Roman" w:eastAsia="Times New Roman" w:hAnsi="Times New Roman" w:cs="Times New Roman"/>
          <w:b/>
          <w:bCs/>
          <w:kern w:val="0"/>
          <w:sz w:val="32"/>
          <w:szCs w:val="32"/>
          <w14:ligatures w14:val="none"/>
        </w:rPr>
      </w:pPr>
    </w:p>
    <w:p w14:paraId="25E46B2F" w14:textId="77777777" w:rsidR="00D77BB1" w:rsidRDefault="00D77BB1" w:rsidP="00D77BB1">
      <w:pPr>
        <w:spacing w:line="480" w:lineRule="auto"/>
        <w:rPr>
          <w:rFonts w:ascii="Times New Roman" w:eastAsia="Times New Roman" w:hAnsi="Times New Roman" w:cs="Times New Roman"/>
          <w:b/>
          <w:bCs/>
          <w:kern w:val="0"/>
          <w:sz w:val="32"/>
          <w:szCs w:val="32"/>
          <w14:ligatures w14:val="none"/>
        </w:rPr>
      </w:pPr>
    </w:p>
    <w:p w14:paraId="19574AB2" w14:textId="77777777" w:rsidR="00D77BB1" w:rsidRDefault="00D77BB1" w:rsidP="00D77BB1">
      <w:pPr>
        <w:spacing w:line="480" w:lineRule="auto"/>
        <w:rPr>
          <w:rFonts w:ascii="Times New Roman" w:eastAsia="Times New Roman" w:hAnsi="Times New Roman" w:cs="Times New Roman"/>
          <w:b/>
          <w:bCs/>
          <w:kern w:val="0"/>
          <w:sz w:val="32"/>
          <w:szCs w:val="32"/>
          <w14:ligatures w14:val="none"/>
        </w:rPr>
      </w:pPr>
    </w:p>
    <w:p w14:paraId="61D32252" w14:textId="77777777" w:rsidR="00D77BB1" w:rsidRDefault="00D77BB1" w:rsidP="00D77BB1">
      <w:pPr>
        <w:spacing w:line="480" w:lineRule="auto"/>
        <w:rPr>
          <w:rFonts w:ascii="Times New Roman" w:eastAsia="Times New Roman" w:hAnsi="Times New Roman" w:cs="Times New Roman"/>
          <w:b/>
          <w:bCs/>
          <w:kern w:val="0"/>
          <w:sz w:val="32"/>
          <w:szCs w:val="32"/>
          <w14:ligatures w14:val="none"/>
        </w:rPr>
      </w:pPr>
    </w:p>
    <w:p w14:paraId="3DC81F19" w14:textId="77777777" w:rsidR="00D77BB1" w:rsidRDefault="00D77BB1" w:rsidP="00D77BB1">
      <w:pPr>
        <w:spacing w:line="480" w:lineRule="auto"/>
        <w:rPr>
          <w:rFonts w:ascii="Times New Roman" w:eastAsia="Times New Roman" w:hAnsi="Times New Roman" w:cs="Times New Roman"/>
          <w:b/>
          <w:bCs/>
          <w:kern w:val="0"/>
          <w:sz w:val="32"/>
          <w:szCs w:val="32"/>
          <w14:ligatures w14:val="none"/>
        </w:rPr>
      </w:pPr>
    </w:p>
    <w:p w14:paraId="46F3539E" w14:textId="77777777" w:rsidR="00D77BB1" w:rsidRDefault="00D77BB1" w:rsidP="00D77BB1">
      <w:pPr>
        <w:spacing w:line="480" w:lineRule="auto"/>
        <w:rPr>
          <w:rFonts w:ascii="Times New Roman" w:eastAsia="Times New Roman" w:hAnsi="Times New Roman" w:cs="Times New Roman"/>
          <w:b/>
          <w:bCs/>
          <w:kern w:val="0"/>
          <w:sz w:val="32"/>
          <w:szCs w:val="32"/>
          <w14:ligatures w14:val="none"/>
        </w:rPr>
      </w:pPr>
    </w:p>
    <w:p w14:paraId="748E090B"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12BDCCBF" w14:textId="77777777" w:rsidR="0098167B" w:rsidRDefault="0098167B" w:rsidP="00D77BB1">
      <w:pPr>
        <w:spacing w:line="480" w:lineRule="auto"/>
        <w:rPr>
          <w:rFonts w:ascii="Times New Roman" w:eastAsia="Times New Roman" w:hAnsi="Times New Roman" w:cs="Times New Roman"/>
          <w:b/>
          <w:bCs/>
          <w:kern w:val="0"/>
          <w:sz w:val="32"/>
          <w:szCs w:val="32"/>
          <w14:ligatures w14:val="none"/>
        </w:rPr>
      </w:pPr>
    </w:p>
    <w:p w14:paraId="23027F72" w14:textId="0ACE1842" w:rsidR="00066D1C" w:rsidRDefault="00066D1C" w:rsidP="00D77BB1">
      <w:pPr>
        <w:spacing w:line="480" w:lineRule="auto"/>
        <w:jc w:val="right"/>
        <w:rPr>
          <w:rFonts w:ascii="Times New Roman" w:eastAsia="Times New Roman" w:hAnsi="Times New Roman" w:cs="Times New Roman"/>
          <w:b/>
          <w:bCs/>
          <w:kern w:val="0"/>
          <w:sz w:val="32"/>
          <w:szCs w:val="32"/>
          <w14:ligatures w14:val="none"/>
        </w:rPr>
      </w:pPr>
      <w:r w:rsidRPr="00066D1C">
        <w:rPr>
          <w:rFonts w:ascii="Times New Roman" w:eastAsia="Times New Roman" w:hAnsi="Times New Roman" w:cs="Times New Roman"/>
          <w:b/>
          <w:bCs/>
          <w:kern w:val="0"/>
          <w:sz w:val="32"/>
          <w:szCs w:val="32"/>
          <w14:ligatures w14:val="none"/>
        </w:rPr>
        <w:lastRenderedPageBreak/>
        <w:t>INTRODUCTION</w:t>
      </w:r>
    </w:p>
    <w:p w14:paraId="4F112C4B" w14:textId="77777777" w:rsidR="00D77BB1" w:rsidRP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roofErr w:type="spellStart"/>
      <w:r w:rsidRPr="00D77BB1">
        <w:rPr>
          <w:rFonts w:ascii="Times New Roman" w:eastAsia="Times New Roman" w:hAnsi="Times New Roman" w:cs="Times New Roman"/>
          <w:b/>
          <w:bCs/>
          <w:kern w:val="0"/>
          <w:sz w:val="24"/>
          <w:szCs w:val="24"/>
          <w:lang w:eastAsia="en-IN" w:bidi="hi-IN"/>
          <w14:ligatures w14:val="none"/>
        </w:rPr>
        <w:t>Gigster</w:t>
      </w:r>
      <w:proofErr w:type="spellEnd"/>
      <w:r w:rsidRPr="00D77BB1">
        <w:rPr>
          <w:rFonts w:ascii="Times New Roman" w:eastAsia="Times New Roman" w:hAnsi="Times New Roman" w:cs="Times New Roman"/>
          <w:kern w:val="0"/>
          <w:sz w:val="24"/>
          <w:szCs w:val="24"/>
          <w:lang w:eastAsia="en-IN" w:bidi="hi-IN"/>
          <w14:ligatures w14:val="none"/>
        </w:rPr>
        <w:t xml:space="preserve"> is a modern freelancing platform designed to bridge the gap between talented freelancers and clients looking for reliable services. It provides an easy-to-use interface where freelancers can build comprehensive profiles that highlight their skills, experience, and previous work. Freelancers can also list their services, set custom pricing, and manage their availability with ease.</w:t>
      </w:r>
    </w:p>
    <w:p w14:paraId="07323E01" w14:textId="26A51E44" w:rsid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kern w:val="0"/>
          <w:sz w:val="24"/>
          <w:szCs w:val="24"/>
          <w:lang w:eastAsia="en-IN" w:bidi="hi-IN"/>
          <w14:ligatures w14:val="none"/>
        </w:rPr>
        <w:t>On the other hand, clients get access to a streamlined system to explore freelancer profiles, assess their skillsets, and connect with them directly. The platform includes features such as messaging, project tracking, payment handling, and dispute resolution to ensure smooth project execution from start to finish.</w:t>
      </w:r>
      <w:r>
        <w:rPr>
          <w:rFonts w:ascii="Times New Roman" w:eastAsia="Times New Roman" w:hAnsi="Times New Roman" w:cs="Times New Roman"/>
          <w:kern w:val="0"/>
          <w:sz w:val="24"/>
          <w:szCs w:val="24"/>
          <w:lang w:eastAsia="en-IN" w:bidi="hi-IN"/>
          <w14:ligatures w14:val="none"/>
        </w:rPr>
        <w:t xml:space="preserve"> </w:t>
      </w:r>
      <w:proofErr w:type="spellStart"/>
      <w:r w:rsidRPr="00D77BB1">
        <w:rPr>
          <w:rFonts w:ascii="Times New Roman" w:eastAsia="Times New Roman" w:hAnsi="Times New Roman" w:cs="Times New Roman"/>
          <w:b/>
          <w:bCs/>
          <w:kern w:val="0"/>
          <w:sz w:val="24"/>
          <w:szCs w:val="24"/>
          <w:lang w:eastAsia="en-IN" w:bidi="hi-IN"/>
          <w14:ligatures w14:val="none"/>
        </w:rPr>
        <w:t>Gigster</w:t>
      </w:r>
      <w:proofErr w:type="spellEnd"/>
      <w:r w:rsidRPr="00D77BB1">
        <w:rPr>
          <w:rFonts w:ascii="Times New Roman" w:eastAsia="Times New Roman" w:hAnsi="Times New Roman" w:cs="Times New Roman"/>
          <w:kern w:val="0"/>
          <w:sz w:val="24"/>
          <w:szCs w:val="24"/>
          <w:lang w:eastAsia="en-IN" w:bidi="hi-IN"/>
          <w14:ligatures w14:val="none"/>
        </w:rPr>
        <w:t xml:space="preserve"> aims to elevate the freelancing experience by delivering a feature-rich environment tailored to meet the needs of both freelancers and clients.</w:t>
      </w:r>
    </w:p>
    <w:p w14:paraId="374C7823" w14:textId="77777777" w:rsidR="00D77BB1" w:rsidRP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Purpose</w:t>
      </w:r>
    </w:p>
    <w:p w14:paraId="0BA9968F" w14:textId="77777777" w:rsidR="00D77BB1" w:rsidRPr="00D77BB1" w:rsidRDefault="00D77BB1" w:rsidP="00D77BB1">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kern w:val="0"/>
          <w:sz w:val="24"/>
          <w:szCs w:val="24"/>
          <w:lang w:eastAsia="en-IN" w:bidi="hi-IN"/>
          <w14:ligatures w14:val="none"/>
        </w:rPr>
        <w:t xml:space="preserve">The primary goal of </w:t>
      </w:r>
      <w:proofErr w:type="spellStart"/>
      <w:r w:rsidRPr="00D77BB1">
        <w:rPr>
          <w:rFonts w:ascii="Times New Roman" w:eastAsia="Times New Roman" w:hAnsi="Times New Roman" w:cs="Times New Roman"/>
          <w:b/>
          <w:bCs/>
          <w:kern w:val="0"/>
          <w:sz w:val="24"/>
          <w:szCs w:val="24"/>
          <w:lang w:eastAsia="en-IN" w:bidi="hi-IN"/>
          <w14:ligatures w14:val="none"/>
        </w:rPr>
        <w:t>Gigster</w:t>
      </w:r>
      <w:proofErr w:type="spellEnd"/>
      <w:r w:rsidRPr="00D77BB1">
        <w:rPr>
          <w:rFonts w:ascii="Times New Roman" w:eastAsia="Times New Roman" w:hAnsi="Times New Roman" w:cs="Times New Roman"/>
          <w:kern w:val="0"/>
          <w:sz w:val="24"/>
          <w:szCs w:val="24"/>
          <w:lang w:eastAsia="en-IN" w:bidi="hi-IN"/>
          <w14:ligatures w14:val="none"/>
        </w:rPr>
        <w:t xml:space="preserve"> is to build a digital space that effectively connects freelancers with clients for project-based collaborations.</w:t>
      </w:r>
    </w:p>
    <w:p w14:paraId="04019623" w14:textId="77777777" w:rsidR="00D77BB1" w:rsidRPr="00D77BB1" w:rsidRDefault="00D77BB1" w:rsidP="00D77BB1">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kern w:val="0"/>
          <w:sz w:val="24"/>
          <w:szCs w:val="24"/>
          <w:lang w:eastAsia="en-IN" w:bidi="hi-IN"/>
          <w14:ligatures w14:val="none"/>
        </w:rPr>
        <w:t>It helps freelancers find work by allowing them to showcase their skills and services.</w:t>
      </w:r>
    </w:p>
    <w:p w14:paraId="5705E803" w14:textId="591AA067" w:rsidR="00D77BB1" w:rsidRPr="00D77BB1" w:rsidRDefault="00D77BB1" w:rsidP="00D77BB1">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kern w:val="0"/>
          <w:sz w:val="24"/>
          <w:szCs w:val="24"/>
          <w:lang w:eastAsia="en-IN" w:bidi="hi-IN"/>
          <w14:ligatures w14:val="none"/>
        </w:rPr>
        <w:t>For clients, it serves as a central platform to find skilled professionals, manage projects, and ensure timely payments.</w:t>
      </w:r>
    </w:p>
    <w:p w14:paraId="18A2A797" w14:textId="77777777" w:rsidR="00D77BB1" w:rsidRPr="00D77BB1" w:rsidRDefault="00D77BB1" w:rsidP="00D77BB1">
      <w:pPr>
        <w:spacing w:before="100" w:beforeAutospacing="1" w:after="100" w:afterAutospacing="1" w:line="360" w:lineRule="auto"/>
        <w:jc w:val="both"/>
        <w:rPr>
          <w:rFonts w:ascii="Times New Roman" w:eastAsia="Times New Roman" w:hAnsi="Times New Roman" w:cs="Times New Roman"/>
          <w:b/>
          <w:bCs/>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Objectives</w:t>
      </w:r>
    </w:p>
    <w:p w14:paraId="3303FFEF" w14:textId="77777777" w:rsidR="00D77BB1" w:rsidRPr="00D77BB1" w:rsidRDefault="00D77BB1" w:rsidP="00D77BB1">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Bridge Freelancers and Clients</w:t>
      </w:r>
      <w:r w:rsidRPr="00D77BB1">
        <w:rPr>
          <w:rFonts w:ascii="Times New Roman" w:eastAsia="Times New Roman" w:hAnsi="Times New Roman" w:cs="Times New Roman"/>
          <w:kern w:val="0"/>
          <w:sz w:val="24"/>
          <w:szCs w:val="24"/>
          <w:lang w:eastAsia="en-IN" w:bidi="hi-IN"/>
          <w14:ligatures w14:val="none"/>
        </w:rPr>
        <w:t>: Create a space where freelancers can display their expertise and get hired for suitable projects, while clients can find trusted professionals for their needs.</w:t>
      </w:r>
    </w:p>
    <w:p w14:paraId="3B7E3084" w14:textId="77777777" w:rsidR="00D77BB1" w:rsidRPr="00D77BB1" w:rsidRDefault="00D77BB1" w:rsidP="00D77BB1">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Simplify Project Management</w:t>
      </w:r>
      <w:r w:rsidRPr="00D77BB1">
        <w:rPr>
          <w:rFonts w:ascii="Times New Roman" w:eastAsia="Times New Roman" w:hAnsi="Times New Roman" w:cs="Times New Roman"/>
          <w:kern w:val="0"/>
          <w:sz w:val="24"/>
          <w:szCs w:val="24"/>
          <w:lang w:eastAsia="en-IN" w:bidi="hi-IN"/>
          <w14:ligatures w14:val="none"/>
        </w:rPr>
        <w:t>: Enable both parties to manage all aspects of the project in one place—from communication to payment.</w:t>
      </w:r>
    </w:p>
    <w:p w14:paraId="731816BC" w14:textId="77777777" w:rsidR="00D77BB1" w:rsidRPr="00D77BB1" w:rsidRDefault="00D77BB1" w:rsidP="00D77BB1">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Build a User-Friendly Platform</w:t>
      </w:r>
      <w:r w:rsidRPr="00D77BB1">
        <w:rPr>
          <w:rFonts w:ascii="Times New Roman" w:eastAsia="Times New Roman" w:hAnsi="Times New Roman" w:cs="Times New Roman"/>
          <w:kern w:val="0"/>
          <w:sz w:val="24"/>
          <w:szCs w:val="24"/>
          <w:lang w:eastAsia="en-IN" w:bidi="hi-IN"/>
          <w14:ligatures w14:val="none"/>
        </w:rPr>
        <w:t>: Design an interface that’s intuitive and accessible, even for first-time users.</w:t>
      </w:r>
    </w:p>
    <w:p w14:paraId="227DE8A8" w14:textId="23643478" w:rsidR="00D77BB1" w:rsidRPr="00D77BB1" w:rsidRDefault="00D77BB1" w:rsidP="00D77BB1">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Ensure Secure Transactions</w:t>
      </w:r>
      <w:r w:rsidRPr="00D77BB1">
        <w:rPr>
          <w:rFonts w:ascii="Times New Roman" w:eastAsia="Times New Roman" w:hAnsi="Times New Roman" w:cs="Times New Roman"/>
          <w:kern w:val="0"/>
          <w:sz w:val="24"/>
          <w:szCs w:val="24"/>
          <w:lang w:eastAsia="en-IN" w:bidi="hi-IN"/>
          <w14:ligatures w14:val="none"/>
        </w:rPr>
        <w:t>: Safeguard sensitive information and facilitate safe and fair payment processes.</w:t>
      </w:r>
    </w:p>
    <w:p w14:paraId="53532BCE" w14:textId="77777777" w:rsidR="00D77BB1" w:rsidRDefault="00D77BB1" w:rsidP="00D77BB1">
      <w:pPr>
        <w:spacing w:before="100" w:beforeAutospacing="1" w:after="100" w:afterAutospacing="1" w:line="240" w:lineRule="auto"/>
        <w:jc w:val="both"/>
        <w:rPr>
          <w:rFonts w:ascii="Times New Roman" w:eastAsia="Times New Roman" w:hAnsi="Times New Roman" w:cs="Times New Roman"/>
          <w:b/>
          <w:bCs/>
          <w:kern w:val="0"/>
          <w:sz w:val="24"/>
          <w:szCs w:val="24"/>
          <w:lang w:eastAsia="en-IN" w:bidi="hi-IN"/>
          <w14:ligatures w14:val="none"/>
        </w:rPr>
      </w:pPr>
    </w:p>
    <w:p w14:paraId="734B2CF9" w14:textId="77777777" w:rsidR="00D77BB1" w:rsidRDefault="00D77BB1" w:rsidP="00D77BB1">
      <w:pPr>
        <w:spacing w:before="100" w:beforeAutospacing="1" w:after="100" w:afterAutospacing="1" w:line="240" w:lineRule="auto"/>
        <w:jc w:val="both"/>
        <w:rPr>
          <w:rFonts w:ascii="Times New Roman" w:eastAsia="Times New Roman" w:hAnsi="Times New Roman" w:cs="Times New Roman"/>
          <w:b/>
          <w:bCs/>
          <w:kern w:val="0"/>
          <w:sz w:val="24"/>
          <w:szCs w:val="24"/>
          <w:lang w:eastAsia="en-IN" w:bidi="hi-IN"/>
          <w14:ligatures w14:val="none"/>
        </w:rPr>
      </w:pPr>
    </w:p>
    <w:p w14:paraId="5B28BD3C" w14:textId="77777777" w:rsidR="00D77BB1" w:rsidRDefault="00D77BB1" w:rsidP="00D77BB1">
      <w:pPr>
        <w:spacing w:line="480" w:lineRule="auto"/>
        <w:jc w:val="right"/>
        <w:rPr>
          <w:rFonts w:ascii="Times New Roman" w:eastAsia="Times New Roman" w:hAnsi="Times New Roman" w:cs="Times New Roman"/>
          <w:b/>
          <w:bCs/>
          <w:kern w:val="0"/>
          <w:sz w:val="32"/>
          <w:szCs w:val="32"/>
          <w14:ligatures w14:val="none"/>
        </w:rPr>
      </w:pPr>
    </w:p>
    <w:p w14:paraId="5AF96E13" w14:textId="77777777" w:rsidR="00D77BB1" w:rsidRDefault="00D77BB1" w:rsidP="00D77BB1">
      <w:pPr>
        <w:spacing w:line="480" w:lineRule="auto"/>
        <w:jc w:val="right"/>
        <w:rPr>
          <w:rFonts w:ascii="Times New Roman" w:eastAsia="Times New Roman" w:hAnsi="Times New Roman" w:cs="Times New Roman"/>
          <w:b/>
          <w:bCs/>
          <w:kern w:val="0"/>
          <w:sz w:val="32"/>
          <w:szCs w:val="32"/>
          <w14:ligatures w14:val="none"/>
        </w:rPr>
      </w:pPr>
    </w:p>
    <w:p w14:paraId="6795FD3E" w14:textId="77777777" w:rsidR="00D77BB1" w:rsidRDefault="00D77BB1" w:rsidP="00D77BB1">
      <w:pPr>
        <w:spacing w:line="480" w:lineRule="auto"/>
        <w:jc w:val="center"/>
        <w:rPr>
          <w:rFonts w:ascii="Times New Roman" w:eastAsia="Times New Roman" w:hAnsi="Times New Roman" w:cs="Times New Roman"/>
          <w:b/>
          <w:bCs/>
          <w:kern w:val="0"/>
          <w:sz w:val="32"/>
          <w:szCs w:val="32"/>
          <w14:ligatures w14:val="none"/>
        </w:rPr>
      </w:pPr>
    </w:p>
    <w:p w14:paraId="137CDE40" w14:textId="77777777" w:rsidR="00D77BB1" w:rsidRDefault="00D77BB1" w:rsidP="00D77BB1">
      <w:pPr>
        <w:spacing w:line="480" w:lineRule="auto"/>
        <w:jc w:val="center"/>
        <w:rPr>
          <w:rFonts w:ascii="Times New Roman" w:eastAsia="Times New Roman" w:hAnsi="Times New Roman" w:cs="Times New Roman"/>
          <w:b/>
          <w:bCs/>
          <w:kern w:val="0"/>
          <w:sz w:val="32"/>
          <w:szCs w:val="32"/>
          <w14:ligatures w14:val="none"/>
        </w:rPr>
      </w:pPr>
    </w:p>
    <w:p w14:paraId="61674183" w14:textId="77777777" w:rsidR="00D77BB1" w:rsidRDefault="00D77BB1" w:rsidP="00D77BB1">
      <w:pPr>
        <w:spacing w:line="480" w:lineRule="auto"/>
        <w:jc w:val="center"/>
        <w:rPr>
          <w:rFonts w:ascii="Times New Roman" w:eastAsia="Times New Roman" w:hAnsi="Times New Roman" w:cs="Times New Roman"/>
          <w:b/>
          <w:bCs/>
          <w:kern w:val="0"/>
          <w:sz w:val="32"/>
          <w:szCs w:val="32"/>
          <w14:ligatures w14:val="none"/>
        </w:rPr>
      </w:pPr>
    </w:p>
    <w:p w14:paraId="31344B22" w14:textId="77777777" w:rsidR="00D77BB1" w:rsidRDefault="00D77BB1" w:rsidP="00D77BB1">
      <w:pPr>
        <w:spacing w:line="480" w:lineRule="auto"/>
        <w:rPr>
          <w:rFonts w:ascii="Times New Roman" w:eastAsia="Times New Roman" w:hAnsi="Times New Roman" w:cs="Times New Roman"/>
          <w:b/>
          <w:bCs/>
          <w:kern w:val="0"/>
          <w:sz w:val="32"/>
          <w:szCs w:val="32"/>
          <w14:ligatures w14:val="none"/>
        </w:rPr>
      </w:pPr>
    </w:p>
    <w:p w14:paraId="525F5F8D" w14:textId="4F41506A" w:rsidR="00D77BB1" w:rsidRDefault="00D77BB1" w:rsidP="00D77BB1">
      <w:pPr>
        <w:spacing w:line="48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CHAPTER </w:t>
      </w:r>
      <w:proofErr w:type="gramStart"/>
      <w:r w:rsidR="0098167B">
        <w:rPr>
          <w:rFonts w:ascii="Times New Roman" w:eastAsia="Times New Roman" w:hAnsi="Times New Roman" w:cs="Times New Roman"/>
          <w:b/>
          <w:bCs/>
          <w:kern w:val="0"/>
          <w:sz w:val="32"/>
          <w:szCs w:val="32"/>
          <w14:ligatures w14:val="none"/>
        </w:rPr>
        <w:t>3</w:t>
      </w:r>
      <w:r>
        <w:rPr>
          <w:rFonts w:ascii="Times New Roman" w:eastAsia="Times New Roman" w:hAnsi="Times New Roman" w:cs="Times New Roman"/>
          <w:b/>
          <w:bCs/>
          <w:kern w:val="0"/>
          <w:sz w:val="32"/>
          <w:szCs w:val="32"/>
          <w14:ligatures w14:val="none"/>
        </w:rPr>
        <w:t xml:space="preserve"> :</w:t>
      </w:r>
      <w:proofErr w:type="gramEnd"/>
      <w:r>
        <w:rPr>
          <w:rFonts w:ascii="Times New Roman" w:eastAsia="Times New Roman" w:hAnsi="Times New Roman" w:cs="Times New Roman"/>
          <w:b/>
          <w:bCs/>
          <w:kern w:val="0"/>
          <w:sz w:val="32"/>
          <w:szCs w:val="32"/>
          <w14:ligatures w14:val="none"/>
        </w:rPr>
        <w:t xml:space="preserve"> PROJCT SCOPE</w:t>
      </w:r>
    </w:p>
    <w:p w14:paraId="6A78D124" w14:textId="77777777" w:rsidR="00D77BB1" w:rsidRDefault="00D77BB1" w:rsidP="00D77BB1">
      <w:pPr>
        <w:spacing w:line="480" w:lineRule="auto"/>
        <w:jc w:val="right"/>
        <w:rPr>
          <w:rFonts w:ascii="Times New Roman" w:eastAsia="Times New Roman" w:hAnsi="Times New Roman" w:cs="Times New Roman"/>
          <w:b/>
          <w:bCs/>
          <w:kern w:val="0"/>
          <w:sz w:val="32"/>
          <w:szCs w:val="32"/>
          <w14:ligatures w14:val="none"/>
        </w:rPr>
      </w:pPr>
    </w:p>
    <w:p w14:paraId="6432B9BE" w14:textId="77777777" w:rsidR="00D77BB1" w:rsidRDefault="00D77BB1" w:rsidP="00D77BB1">
      <w:pPr>
        <w:spacing w:line="480" w:lineRule="auto"/>
        <w:jc w:val="right"/>
        <w:rPr>
          <w:rFonts w:ascii="Times New Roman" w:eastAsia="Times New Roman" w:hAnsi="Times New Roman" w:cs="Times New Roman"/>
          <w:b/>
          <w:bCs/>
          <w:kern w:val="0"/>
          <w:sz w:val="32"/>
          <w:szCs w:val="32"/>
          <w14:ligatures w14:val="none"/>
        </w:rPr>
      </w:pPr>
    </w:p>
    <w:p w14:paraId="43D2D7C8" w14:textId="77777777" w:rsidR="00D77BB1" w:rsidRDefault="00D77BB1" w:rsidP="00D77BB1">
      <w:pPr>
        <w:spacing w:line="480" w:lineRule="auto"/>
        <w:jc w:val="right"/>
        <w:rPr>
          <w:rFonts w:ascii="Times New Roman" w:eastAsia="Times New Roman" w:hAnsi="Times New Roman" w:cs="Times New Roman"/>
          <w:b/>
          <w:bCs/>
          <w:kern w:val="0"/>
          <w:sz w:val="32"/>
          <w:szCs w:val="32"/>
          <w14:ligatures w14:val="none"/>
        </w:rPr>
      </w:pPr>
    </w:p>
    <w:p w14:paraId="25CCC212" w14:textId="77777777" w:rsidR="00D77BB1" w:rsidRDefault="00D77BB1" w:rsidP="00D77BB1">
      <w:pPr>
        <w:spacing w:line="480" w:lineRule="auto"/>
        <w:jc w:val="right"/>
        <w:rPr>
          <w:rFonts w:ascii="Times New Roman" w:eastAsia="Times New Roman" w:hAnsi="Times New Roman" w:cs="Times New Roman"/>
          <w:b/>
          <w:bCs/>
          <w:kern w:val="0"/>
          <w:sz w:val="32"/>
          <w:szCs w:val="32"/>
          <w14:ligatures w14:val="none"/>
        </w:rPr>
      </w:pPr>
    </w:p>
    <w:p w14:paraId="53991F27" w14:textId="77777777" w:rsidR="00D77BB1" w:rsidRDefault="00D77BB1" w:rsidP="00D77BB1">
      <w:pPr>
        <w:spacing w:line="480" w:lineRule="auto"/>
        <w:jc w:val="right"/>
        <w:rPr>
          <w:rFonts w:ascii="Times New Roman" w:eastAsia="Times New Roman" w:hAnsi="Times New Roman" w:cs="Times New Roman"/>
          <w:b/>
          <w:bCs/>
          <w:kern w:val="0"/>
          <w:sz w:val="32"/>
          <w:szCs w:val="32"/>
          <w14:ligatures w14:val="none"/>
        </w:rPr>
      </w:pPr>
    </w:p>
    <w:p w14:paraId="0A0C409F" w14:textId="77777777" w:rsidR="00D77BB1" w:rsidRDefault="00D77BB1" w:rsidP="00D77BB1">
      <w:pPr>
        <w:spacing w:line="480" w:lineRule="auto"/>
        <w:jc w:val="right"/>
        <w:rPr>
          <w:rFonts w:ascii="Times New Roman" w:eastAsia="Times New Roman" w:hAnsi="Times New Roman" w:cs="Times New Roman"/>
          <w:b/>
          <w:bCs/>
          <w:kern w:val="0"/>
          <w:sz w:val="32"/>
          <w:szCs w:val="32"/>
          <w14:ligatures w14:val="none"/>
        </w:rPr>
      </w:pPr>
    </w:p>
    <w:p w14:paraId="6F316A04" w14:textId="77777777" w:rsidR="00D77BB1" w:rsidRDefault="00D77BB1" w:rsidP="00D77BB1">
      <w:pPr>
        <w:spacing w:line="480" w:lineRule="auto"/>
        <w:rPr>
          <w:rFonts w:ascii="Times New Roman" w:eastAsia="Times New Roman" w:hAnsi="Times New Roman" w:cs="Times New Roman"/>
          <w:b/>
          <w:bCs/>
          <w:kern w:val="0"/>
          <w:sz w:val="32"/>
          <w:szCs w:val="32"/>
          <w14:ligatures w14:val="none"/>
        </w:rPr>
      </w:pPr>
    </w:p>
    <w:p w14:paraId="47C98737" w14:textId="55BD15A9" w:rsidR="00D77BB1" w:rsidRDefault="00D77BB1" w:rsidP="00D77BB1">
      <w:pPr>
        <w:spacing w:line="480" w:lineRule="auto"/>
        <w:jc w:val="right"/>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lastRenderedPageBreak/>
        <w:t>PROJECT SCOPE</w:t>
      </w:r>
    </w:p>
    <w:p w14:paraId="4A4B09B2" w14:textId="77777777" w:rsidR="00D77BB1" w:rsidRPr="00D77BB1" w:rsidRDefault="00D77BB1" w:rsidP="00D77BB1">
      <w:pPr>
        <w:spacing w:before="100" w:beforeAutospacing="1" w:after="100" w:afterAutospacing="1" w:line="240" w:lineRule="auto"/>
        <w:jc w:val="both"/>
        <w:rPr>
          <w:rFonts w:ascii="Times New Roman" w:eastAsia="Times New Roman" w:hAnsi="Times New Roman" w:cs="Times New Roman"/>
          <w:b/>
          <w:bCs/>
          <w:kern w:val="0"/>
          <w:sz w:val="24"/>
          <w:szCs w:val="24"/>
          <w:lang w:eastAsia="en-IN" w:bidi="hi-IN"/>
          <w14:ligatures w14:val="none"/>
        </w:rPr>
      </w:pPr>
    </w:p>
    <w:p w14:paraId="38C44F35" w14:textId="77777777" w:rsidR="00D77BB1" w:rsidRPr="00D77BB1" w:rsidRDefault="00D77BB1" w:rsidP="00D77BB1">
      <w:pPr>
        <w:spacing w:before="100" w:beforeAutospacing="1" w:after="100" w:afterAutospacing="1" w:line="240" w:lineRule="auto"/>
        <w:jc w:val="both"/>
        <w:rPr>
          <w:rFonts w:ascii="Times New Roman" w:eastAsia="Times New Roman" w:hAnsi="Times New Roman" w:cs="Times New Roman"/>
          <w:b/>
          <w:bCs/>
          <w:kern w:val="0"/>
          <w:sz w:val="28"/>
          <w:szCs w:val="28"/>
          <w:lang w:eastAsia="en-IN" w:bidi="hi-IN"/>
          <w14:ligatures w14:val="none"/>
        </w:rPr>
      </w:pPr>
      <w:r w:rsidRPr="00D77BB1">
        <w:rPr>
          <w:rFonts w:ascii="Times New Roman" w:eastAsia="Times New Roman" w:hAnsi="Times New Roman" w:cs="Times New Roman"/>
          <w:b/>
          <w:bCs/>
          <w:kern w:val="0"/>
          <w:sz w:val="28"/>
          <w:szCs w:val="28"/>
          <w:lang w:eastAsia="en-IN" w:bidi="hi-IN"/>
          <w14:ligatures w14:val="none"/>
        </w:rPr>
        <w:t>Scope / Application</w:t>
      </w:r>
    </w:p>
    <w:p w14:paraId="5E1F8822" w14:textId="77777777" w:rsidR="00D77BB1" w:rsidRP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kern w:val="0"/>
          <w:sz w:val="24"/>
          <w:szCs w:val="24"/>
          <w:lang w:eastAsia="en-IN" w:bidi="hi-IN"/>
          <w14:ligatures w14:val="none"/>
        </w:rPr>
        <w:t xml:space="preserve">The </w:t>
      </w:r>
      <w:proofErr w:type="spellStart"/>
      <w:r w:rsidRPr="00D77BB1">
        <w:rPr>
          <w:rFonts w:ascii="Times New Roman" w:eastAsia="Times New Roman" w:hAnsi="Times New Roman" w:cs="Times New Roman"/>
          <w:b/>
          <w:bCs/>
          <w:kern w:val="0"/>
          <w:sz w:val="24"/>
          <w:szCs w:val="24"/>
          <w:lang w:eastAsia="en-IN" w:bidi="hi-IN"/>
          <w14:ligatures w14:val="none"/>
        </w:rPr>
        <w:t>Gigster</w:t>
      </w:r>
      <w:proofErr w:type="spellEnd"/>
      <w:r w:rsidRPr="00D77BB1">
        <w:rPr>
          <w:rFonts w:ascii="Times New Roman" w:eastAsia="Times New Roman" w:hAnsi="Times New Roman" w:cs="Times New Roman"/>
          <w:kern w:val="0"/>
          <w:sz w:val="24"/>
          <w:szCs w:val="24"/>
          <w:lang w:eastAsia="en-IN" w:bidi="hi-IN"/>
          <w14:ligatures w14:val="none"/>
        </w:rPr>
        <w:t xml:space="preserve"> platform includes the following key features:</w:t>
      </w:r>
    </w:p>
    <w:p w14:paraId="7AB65F0F" w14:textId="77777777" w:rsidR="00D77BB1" w:rsidRPr="00D77BB1" w:rsidRDefault="00D77BB1" w:rsidP="00D77BB1">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Freelancer Profiles</w:t>
      </w:r>
      <w:r w:rsidRPr="00D77BB1">
        <w:rPr>
          <w:rFonts w:ascii="Times New Roman" w:eastAsia="Times New Roman" w:hAnsi="Times New Roman" w:cs="Times New Roman"/>
          <w:kern w:val="0"/>
          <w:sz w:val="24"/>
          <w:szCs w:val="24"/>
          <w:lang w:eastAsia="en-IN" w:bidi="hi-IN"/>
          <w14:ligatures w14:val="none"/>
        </w:rPr>
        <w:t>: Users can create detailed profiles with information on skills, past experience, and portfolio work.</w:t>
      </w:r>
    </w:p>
    <w:p w14:paraId="4169B311" w14:textId="77777777" w:rsidR="00D77BB1" w:rsidRPr="00D77BB1" w:rsidRDefault="00D77BB1" w:rsidP="00D77BB1">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Service Listings</w:t>
      </w:r>
      <w:r w:rsidRPr="00D77BB1">
        <w:rPr>
          <w:rFonts w:ascii="Times New Roman" w:eastAsia="Times New Roman" w:hAnsi="Times New Roman" w:cs="Times New Roman"/>
          <w:kern w:val="0"/>
          <w:sz w:val="24"/>
          <w:szCs w:val="24"/>
          <w:lang w:eastAsia="en-IN" w:bidi="hi-IN"/>
          <w14:ligatures w14:val="none"/>
        </w:rPr>
        <w:t>: Freelancers can offer services with clear descriptions, pricing, and availability.</w:t>
      </w:r>
    </w:p>
    <w:p w14:paraId="0F076D51" w14:textId="77777777" w:rsidR="00D77BB1" w:rsidRPr="00D77BB1" w:rsidRDefault="00D77BB1" w:rsidP="00D77BB1">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Order Management</w:t>
      </w:r>
      <w:r w:rsidRPr="00D77BB1">
        <w:rPr>
          <w:rFonts w:ascii="Times New Roman" w:eastAsia="Times New Roman" w:hAnsi="Times New Roman" w:cs="Times New Roman"/>
          <w:kern w:val="0"/>
          <w:sz w:val="24"/>
          <w:szCs w:val="24"/>
          <w:lang w:eastAsia="en-IN" w:bidi="hi-IN"/>
          <w14:ligatures w14:val="none"/>
        </w:rPr>
        <w:t>: Clients can view services, place orders, and manage ongoing work from their dashboard.</w:t>
      </w:r>
    </w:p>
    <w:p w14:paraId="2AF9839C" w14:textId="77777777" w:rsidR="00D77BB1" w:rsidRPr="00D77BB1" w:rsidRDefault="00D77BB1" w:rsidP="00D77BB1">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Messaging System</w:t>
      </w:r>
      <w:r w:rsidRPr="00D77BB1">
        <w:rPr>
          <w:rFonts w:ascii="Times New Roman" w:eastAsia="Times New Roman" w:hAnsi="Times New Roman" w:cs="Times New Roman"/>
          <w:kern w:val="0"/>
          <w:sz w:val="24"/>
          <w:szCs w:val="24"/>
          <w:lang w:eastAsia="en-IN" w:bidi="hi-IN"/>
          <w14:ligatures w14:val="none"/>
        </w:rPr>
        <w:t>: A built-in chat feature allows seamless communication between clients and freelancers.</w:t>
      </w:r>
    </w:p>
    <w:p w14:paraId="3277A5B3" w14:textId="77B950BA" w:rsidR="00D77BB1" w:rsidRDefault="00D77BB1" w:rsidP="00D77BB1">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Gig Listings</w:t>
      </w:r>
      <w:r w:rsidRPr="00D77BB1">
        <w:rPr>
          <w:rFonts w:ascii="Times New Roman" w:eastAsia="Times New Roman" w:hAnsi="Times New Roman" w:cs="Times New Roman"/>
          <w:kern w:val="0"/>
          <w:sz w:val="24"/>
          <w:szCs w:val="24"/>
          <w:lang w:eastAsia="en-IN" w:bidi="hi-IN"/>
          <w14:ligatures w14:val="none"/>
        </w:rPr>
        <w:t>:</w:t>
      </w:r>
      <w:r>
        <w:rPr>
          <w:rFonts w:ascii="Times New Roman" w:eastAsia="Times New Roman" w:hAnsi="Times New Roman" w:cs="Times New Roman"/>
          <w:kern w:val="0"/>
          <w:sz w:val="24"/>
          <w:szCs w:val="24"/>
          <w:lang w:eastAsia="en-IN" w:bidi="hi-IN"/>
          <w14:ligatures w14:val="none"/>
        </w:rPr>
        <w:t xml:space="preserve"> </w:t>
      </w:r>
      <w:r w:rsidRPr="00D77BB1">
        <w:rPr>
          <w:rFonts w:ascii="Times New Roman" w:eastAsia="Times New Roman" w:hAnsi="Times New Roman" w:cs="Times New Roman"/>
          <w:kern w:val="0"/>
          <w:sz w:val="24"/>
          <w:szCs w:val="24"/>
          <w:lang w:eastAsia="en-IN" w:bidi="hi-IN"/>
          <w14:ligatures w14:val="none"/>
        </w:rPr>
        <w:t>Freelancers can post their services (gigs) with detailed descriptions, pricing, and timelines. Clients can browse and choose suitable freelancers based on their requirements.</w:t>
      </w:r>
    </w:p>
    <w:p w14:paraId="1875ABBC" w14:textId="4A55634A" w:rsidR="00D77BB1" w:rsidRPr="00D77BB1" w:rsidRDefault="00D77BB1" w:rsidP="00D77BB1">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Search &amp; Filters</w:t>
      </w:r>
      <w:r w:rsidRPr="00D77BB1">
        <w:rPr>
          <w:rFonts w:ascii="Times New Roman" w:eastAsia="Times New Roman" w:hAnsi="Times New Roman" w:cs="Times New Roman"/>
          <w:kern w:val="0"/>
          <w:sz w:val="24"/>
          <w:szCs w:val="24"/>
          <w:lang w:eastAsia="en-IN" w:bidi="hi-IN"/>
          <w14:ligatures w14:val="none"/>
        </w:rPr>
        <w:t>:</w:t>
      </w:r>
      <w:r>
        <w:rPr>
          <w:rFonts w:ascii="Times New Roman" w:eastAsia="Times New Roman" w:hAnsi="Times New Roman" w:cs="Times New Roman"/>
          <w:kern w:val="0"/>
          <w:sz w:val="24"/>
          <w:szCs w:val="24"/>
          <w:lang w:eastAsia="en-IN" w:bidi="hi-IN"/>
          <w14:ligatures w14:val="none"/>
        </w:rPr>
        <w:t xml:space="preserve"> </w:t>
      </w:r>
      <w:r w:rsidRPr="00D77BB1">
        <w:rPr>
          <w:rFonts w:ascii="Times New Roman" w:eastAsia="Times New Roman" w:hAnsi="Times New Roman" w:cs="Times New Roman"/>
          <w:kern w:val="0"/>
          <w:sz w:val="24"/>
          <w:szCs w:val="24"/>
          <w:lang w:eastAsia="en-IN" w:bidi="hi-IN"/>
          <w14:ligatures w14:val="none"/>
        </w:rPr>
        <w:t>Clients can search for gigs using various filters like category, price, and ratings. Freelancers can also filter available jobs based on their skills.</w:t>
      </w:r>
    </w:p>
    <w:p w14:paraId="413AC094" w14:textId="47376056" w:rsidR="00D77BB1" w:rsidRPr="00D77BB1" w:rsidRDefault="00D77BB1" w:rsidP="00D77BB1">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Secure Payments</w:t>
      </w:r>
      <w:r w:rsidRPr="00D77BB1">
        <w:rPr>
          <w:rFonts w:ascii="Times New Roman" w:eastAsia="Times New Roman" w:hAnsi="Times New Roman" w:cs="Times New Roman"/>
          <w:kern w:val="0"/>
          <w:sz w:val="24"/>
          <w:szCs w:val="24"/>
          <w:lang w:eastAsia="en-IN" w:bidi="hi-IN"/>
          <w14:ligatures w14:val="none"/>
        </w:rPr>
        <w:t>: The platform supports safe and encrypted payment processing.</w:t>
      </w:r>
    </w:p>
    <w:p w14:paraId="05FABD7E" w14:textId="77777777" w:rsidR="00D77BB1" w:rsidRDefault="00D77BB1" w:rsidP="00D77BB1">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Review System</w:t>
      </w:r>
      <w:r w:rsidRPr="00D77BB1">
        <w:rPr>
          <w:rFonts w:ascii="Times New Roman" w:eastAsia="Times New Roman" w:hAnsi="Times New Roman" w:cs="Times New Roman"/>
          <w:kern w:val="0"/>
          <w:sz w:val="24"/>
          <w:szCs w:val="24"/>
          <w:lang w:eastAsia="en-IN" w:bidi="hi-IN"/>
          <w14:ligatures w14:val="none"/>
        </w:rPr>
        <w:t>: After project completion, clients can rate and review freelancers to maintain transparency and trust.</w:t>
      </w:r>
    </w:p>
    <w:p w14:paraId="7F444870" w14:textId="77777777" w:rsidR="00D77BB1" w:rsidRP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799BDD55" w14:textId="77777777" w:rsidR="00D77BB1" w:rsidRPr="00D77BB1" w:rsidRDefault="00D77BB1" w:rsidP="00D77BB1">
      <w:pPr>
        <w:spacing w:before="100" w:beforeAutospacing="1" w:after="100" w:afterAutospacing="1" w:line="360" w:lineRule="auto"/>
        <w:jc w:val="both"/>
        <w:rPr>
          <w:rFonts w:ascii="Times New Roman" w:eastAsia="Times New Roman" w:hAnsi="Times New Roman" w:cs="Times New Roman"/>
          <w:b/>
          <w:bCs/>
          <w:kern w:val="0"/>
          <w:sz w:val="28"/>
          <w:szCs w:val="28"/>
          <w:lang w:eastAsia="en-IN" w:bidi="hi-IN"/>
          <w14:ligatures w14:val="none"/>
        </w:rPr>
      </w:pPr>
      <w:r w:rsidRPr="00D77BB1">
        <w:rPr>
          <w:rFonts w:ascii="Times New Roman" w:eastAsia="Times New Roman" w:hAnsi="Times New Roman" w:cs="Times New Roman"/>
          <w:b/>
          <w:bCs/>
          <w:kern w:val="0"/>
          <w:sz w:val="28"/>
          <w:szCs w:val="28"/>
          <w:lang w:eastAsia="en-IN" w:bidi="hi-IN"/>
          <w14:ligatures w14:val="none"/>
        </w:rPr>
        <w:t>Technology Stack</w:t>
      </w:r>
    </w:p>
    <w:p w14:paraId="6B86EE67" w14:textId="77777777" w:rsidR="00D77BB1" w:rsidRPr="00D77BB1" w:rsidRDefault="00D77BB1" w:rsidP="00D77BB1">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Frontend</w:t>
      </w:r>
      <w:r w:rsidRPr="00D77BB1">
        <w:rPr>
          <w:rFonts w:ascii="Times New Roman" w:eastAsia="Times New Roman" w:hAnsi="Times New Roman" w:cs="Times New Roman"/>
          <w:kern w:val="0"/>
          <w:sz w:val="24"/>
          <w:szCs w:val="24"/>
          <w:lang w:eastAsia="en-IN" w:bidi="hi-IN"/>
          <w14:ligatures w14:val="none"/>
        </w:rPr>
        <w:t>: HTML, CSS, JavaScript, Bootstrap, React</w:t>
      </w:r>
    </w:p>
    <w:p w14:paraId="3274CE3E" w14:textId="77777777" w:rsidR="00D77BB1" w:rsidRPr="00D77BB1" w:rsidRDefault="00D77BB1" w:rsidP="00D77BB1">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Backend</w:t>
      </w:r>
      <w:r w:rsidRPr="00D77BB1">
        <w:rPr>
          <w:rFonts w:ascii="Times New Roman" w:eastAsia="Times New Roman" w:hAnsi="Times New Roman" w:cs="Times New Roman"/>
          <w:kern w:val="0"/>
          <w:sz w:val="24"/>
          <w:szCs w:val="24"/>
          <w:lang w:eastAsia="en-IN" w:bidi="hi-IN"/>
          <w14:ligatures w14:val="none"/>
        </w:rPr>
        <w:t>: Node.js, Express.js</w:t>
      </w:r>
    </w:p>
    <w:p w14:paraId="4618FEDC" w14:textId="77777777" w:rsidR="00D77BB1" w:rsidRPr="00D77BB1" w:rsidRDefault="00D77BB1" w:rsidP="00D77BB1">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Database</w:t>
      </w:r>
      <w:r w:rsidRPr="00D77BB1">
        <w:rPr>
          <w:rFonts w:ascii="Times New Roman" w:eastAsia="Times New Roman" w:hAnsi="Times New Roman" w:cs="Times New Roman"/>
          <w:kern w:val="0"/>
          <w:sz w:val="24"/>
          <w:szCs w:val="24"/>
          <w:lang w:eastAsia="en-IN" w:bidi="hi-IN"/>
          <w14:ligatures w14:val="none"/>
        </w:rPr>
        <w:t>: MongoDB</w:t>
      </w:r>
    </w:p>
    <w:p w14:paraId="47F60BB3" w14:textId="77777777" w:rsid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0D4EA28F" w14:textId="77777777" w:rsidR="00D77BB1" w:rsidRP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7D2E264C" w14:textId="2E9202C6" w:rsidR="00D77BB1" w:rsidRPr="00D77BB1" w:rsidRDefault="00D77BB1" w:rsidP="00D77BB1">
      <w:pPr>
        <w:spacing w:line="480" w:lineRule="auto"/>
        <w:jc w:val="right"/>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lastRenderedPageBreak/>
        <w:t>PROJECT SCOPE</w:t>
      </w:r>
    </w:p>
    <w:p w14:paraId="452B9A55" w14:textId="662D915A" w:rsidR="00D77BB1" w:rsidRPr="00D77BB1" w:rsidRDefault="00D77BB1" w:rsidP="00D77BB1">
      <w:pPr>
        <w:spacing w:before="100" w:beforeAutospacing="1" w:after="100" w:afterAutospacing="1" w:line="360" w:lineRule="auto"/>
        <w:jc w:val="both"/>
        <w:rPr>
          <w:rFonts w:ascii="Times New Roman" w:eastAsia="Times New Roman" w:hAnsi="Times New Roman" w:cs="Times New Roman"/>
          <w:b/>
          <w:bCs/>
          <w:kern w:val="0"/>
          <w:sz w:val="28"/>
          <w:szCs w:val="28"/>
          <w:lang w:eastAsia="en-IN" w:bidi="hi-IN"/>
          <w14:ligatures w14:val="none"/>
        </w:rPr>
      </w:pPr>
      <w:r w:rsidRPr="00D77BB1">
        <w:rPr>
          <w:rFonts w:ascii="Times New Roman" w:eastAsia="Times New Roman" w:hAnsi="Times New Roman" w:cs="Times New Roman"/>
          <w:b/>
          <w:bCs/>
          <w:kern w:val="0"/>
          <w:sz w:val="28"/>
          <w:szCs w:val="28"/>
          <w:lang w:eastAsia="en-IN" w:bidi="hi-IN"/>
          <w14:ligatures w14:val="none"/>
        </w:rPr>
        <w:t>Project Development Approach</w:t>
      </w:r>
    </w:p>
    <w:p w14:paraId="34CC9395" w14:textId="77777777" w:rsidR="00D77BB1" w:rsidRP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kern w:val="0"/>
          <w:sz w:val="24"/>
          <w:szCs w:val="24"/>
          <w:lang w:eastAsia="en-IN" w:bidi="hi-IN"/>
          <w14:ligatures w14:val="none"/>
        </w:rPr>
        <w:t xml:space="preserve">The development of </w:t>
      </w:r>
      <w:proofErr w:type="spellStart"/>
      <w:r w:rsidRPr="00D77BB1">
        <w:rPr>
          <w:rFonts w:ascii="Times New Roman" w:eastAsia="Times New Roman" w:hAnsi="Times New Roman" w:cs="Times New Roman"/>
          <w:b/>
          <w:bCs/>
          <w:kern w:val="0"/>
          <w:sz w:val="24"/>
          <w:szCs w:val="24"/>
          <w:lang w:eastAsia="en-IN" w:bidi="hi-IN"/>
          <w14:ligatures w14:val="none"/>
        </w:rPr>
        <w:t>Gigster</w:t>
      </w:r>
      <w:proofErr w:type="spellEnd"/>
      <w:r w:rsidRPr="00D77BB1">
        <w:rPr>
          <w:rFonts w:ascii="Times New Roman" w:eastAsia="Times New Roman" w:hAnsi="Times New Roman" w:cs="Times New Roman"/>
          <w:kern w:val="0"/>
          <w:sz w:val="24"/>
          <w:szCs w:val="24"/>
          <w:lang w:eastAsia="en-IN" w:bidi="hi-IN"/>
          <w14:ligatures w14:val="none"/>
        </w:rPr>
        <w:t xml:space="preserve"> started with understanding basic guidelines provided by the company, which included coding standards and best practices.</w:t>
      </w:r>
    </w:p>
    <w:p w14:paraId="274699C4" w14:textId="77777777" w:rsidR="00D77BB1" w:rsidRPr="00D77BB1" w:rsidRDefault="00D77BB1" w:rsidP="00D77BB1">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Frontend Training</w:t>
      </w:r>
      <w:r w:rsidRPr="00D77BB1">
        <w:rPr>
          <w:rFonts w:ascii="Times New Roman" w:eastAsia="Times New Roman" w:hAnsi="Times New Roman" w:cs="Times New Roman"/>
          <w:kern w:val="0"/>
          <w:sz w:val="24"/>
          <w:szCs w:val="24"/>
          <w:lang w:eastAsia="en-IN" w:bidi="hi-IN"/>
          <w14:ligatures w14:val="none"/>
        </w:rPr>
        <w:t xml:space="preserve">: We began with foundational training in HTML, CSS, and JavaScript to build the structure and </w:t>
      </w:r>
      <w:proofErr w:type="spellStart"/>
      <w:r w:rsidRPr="00D77BB1">
        <w:rPr>
          <w:rFonts w:ascii="Times New Roman" w:eastAsia="Times New Roman" w:hAnsi="Times New Roman" w:cs="Times New Roman"/>
          <w:kern w:val="0"/>
          <w:sz w:val="24"/>
          <w:szCs w:val="24"/>
          <w:lang w:eastAsia="en-IN" w:bidi="hi-IN"/>
          <w14:ligatures w14:val="none"/>
        </w:rPr>
        <w:t>behavior</w:t>
      </w:r>
      <w:proofErr w:type="spellEnd"/>
      <w:r w:rsidRPr="00D77BB1">
        <w:rPr>
          <w:rFonts w:ascii="Times New Roman" w:eastAsia="Times New Roman" w:hAnsi="Times New Roman" w:cs="Times New Roman"/>
          <w:kern w:val="0"/>
          <w:sz w:val="24"/>
          <w:szCs w:val="24"/>
          <w:lang w:eastAsia="en-IN" w:bidi="hi-IN"/>
          <w14:ligatures w14:val="none"/>
        </w:rPr>
        <w:t xml:space="preserve"> of web pages.</w:t>
      </w:r>
    </w:p>
    <w:p w14:paraId="5A85B77D" w14:textId="77777777" w:rsidR="00D77BB1" w:rsidRPr="00D77BB1" w:rsidRDefault="00D77BB1" w:rsidP="00D77BB1">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Bootstrap</w:t>
      </w:r>
      <w:r w:rsidRPr="00D77BB1">
        <w:rPr>
          <w:rFonts w:ascii="Times New Roman" w:eastAsia="Times New Roman" w:hAnsi="Times New Roman" w:cs="Times New Roman"/>
          <w:kern w:val="0"/>
          <w:sz w:val="24"/>
          <w:szCs w:val="24"/>
          <w:lang w:eastAsia="en-IN" w:bidi="hi-IN"/>
          <w14:ligatures w14:val="none"/>
        </w:rPr>
        <w:t>: We learned Bootstrap to accelerate UI design and maintain consistency across the platform.</w:t>
      </w:r>
    </w:p>
    <w:p w14:paraId="56DD1498" w14:textId="77777777" w:rsidR="00D77BB1" w:rsidRPr="00D77BB1" w:rsidRDefault="00D77BB1" w:rsidP="00D77BB1">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Database Training (MongoDB)</w:t>
      </w:r>
      <w:r w:rsidRPr="00D77BB1">
        <w:rPr>
          <w:rFonts w:ascii="Times New Roman" w:eastAsia="Times New Roman" w:hAnsi="Times New Roman" w:cs="Times New Roman"/>
          <w:kern w:val="0"/>
          <w:sz w:val="24"/>
          <w:szCs w:val="24"/>
          <w:lang w:eastAsia="en-IN" w:bidi="hi-IN"/>
          <w14:ligatures w14:val="none"/>
        </w:rPr>
        <w:t>: We were introduced to database concepts, with a focus on MongoDB for managing data effectively.</w:t>
      </w:r>
    </w:p>
    <w:p w14:paraId="7A6BF16B" w14:textId="77777777" w:rsidR="00D77BB1" w:rsidRPr="00D77BB1" w:rsidRDefault="00D77BB1" w:rsidP="00D77BB1">
      <w:pPr>
        <w:numPr>
          <w:ilvl w:val="1"/>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kern w:val="0"/>
          <w:sz w:val="24"/>
          <w:szCs w:val="24"/>
          <w:lang w:eastAsia="en-IN" w:bidi="hi-IN"/>
          <w14:ligatures w14:val="none"/>
        </w:rPr>
        <w:t>Topics included database design, data storage, and retrieval operations.</w:t>
      </w:r>
    </w:p>
    <w:p w14:paraId="1A198CC9" w14:textId="77777777" w:rsidR="00D77BB1" w:rsidRPr="00D77BB1" w:rsidRDefault="00D77BB1" w:rsidP="00D77BB1">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D77BB1">
        <w:rPr>
          <w:rFonts w:ascii="Times New Roman" w:eastAsia="Times New Roman" w:hAnsi="Times New Roman" w:cs="Times New Roman"/>
          <w:b/>
          <w:bCs/>
          <w:kern w:val="0"/>
          <w:sz w:val="24"/>
          <w:szCs w:val="24"/>
          <w:lang w:eastAsia="en-IN" w:bidi="hi-IN"/>
          <w14:ligatures w14:val="none"/>
        </w:rPr>
        <w:t>React Basics</w:t>
      </w:r>
      <w:r w:rsidRPr="00D77BB1">
        <w:rPr>
          <w:rFonts w:ascii="Times New Roman" w:eastAsia="Times New Roman" w:hAnsi="Times New Roman" w:cs="Times New Roman"/>
          <w:kern w:val="0"/>
          <w:sz w:val="24"/>
          <w:szCs w:val="24"/>
          <w:lang w:eastAsia="en-IN" w:bidi="hi-IN"/>
          <w14:ligatures w14:val="none"/>
        </w:rPr>
        <w:t>: To build dynamic and interactive web interfaces, we were trained in core React concepts such as components, state, and props.</w:t>
      </w:r>
    </w:p>
    <w:p w14:paraId="613AB8AF" w14:textId="77777777" w:rsid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6CA58FD0"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3DE0E84C"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46736BF5"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310A5BB7"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7AF9A44A"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3EC33791"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07CEB509"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4CCDCBFF"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45F1C54A"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64CDC73B" w14:textId="77777777" w:rsidR="00451317" w:rsidRPr="00D77BB1"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2754D27D" w14:textId="77777777" w:rsidR="00D77BB1" w:rsidRDefault="00D77BB1"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00FDDA95"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00E4C417"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29152AEA"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4B092B05"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3759BB3B"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624E9FC8"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19194780" w14:textId="77777777" w:rsidR="00451317" w:rsidRDefault="00451317" w:rsidP="00D77BB1">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p>
    <w:p w14:paraId="35D4A2D0" w14:textId="2BDD53C7" w:rsidR="00451317" w:rsidRDefault="00451317" w:rsidP="0098167B">
      <w:pPr>
        <w:spacing w:line="48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CHAPTER </w:t>
      </w:r>
      <w:proofErr w:type="gramStart"/>
      <w:r w:rsidR="0098167B">
        <w:rPr>
          <w:rFonts w:ascii="Times New Roman" w:eastAsia="Times New Roman" w:hAnsi="Times New Roman" w:cs="Times New Roman"/>
          <w:b/>
          <w:bCs/>
          <w:kern w:val="0"/>
          <w:sz w:val="32"/>
          <w:szCs w:val="32"/>
          <w14:ligatures w14:val="none"/>
        </w:rPr>
        <w:t>4</w:t>
      </w:r>
      <w:r>
        <w:rPr>
          <w:rFonts w:ascii="Times New Roman" w:eastAsia="Times New Roman" w:hAnsi="Times New Roman" w:cs="Times New Roman"/>
          <w:b/>
          <w:bCs/>
          <w:kern w:val="0"/>
          <w:sz w:val="32"/>
          <w:szCs w:val="32"/>
          <w14:ligatures w14:val="none"/>
        </w:rPr>
        <w:t xml:space="preserve"> :</w:t>
      </w:r>
      <w:proofErr w:type="gramEnd"/>
      <w:r>
        <w:rPr>
          <w:rFonts w:ascii="Times New Roman" w:eastAsia="Times New Roman" w:hAnsi="Times New Roman" w:cs="Times New Roman"/>
          <w:b/>
          <w:bCs/>
          <w:kern w:val="0"/>
          <w:sz w:val="32"/>
          <w:szCs w:val="32"/>
          <w14:ligatures w14:val="none"/>
        </w:rPr>
        <w:t xml:space="preserve"> </w:t>
      </w:r>
      <w:r w:rsidR="00AB45E9">
        <w:rPr>
          <w:rFonts w:ascii="Times New Roman" w:eastAsia="Times New Roman" w:hAnsi="Times New Roman" w:cs="Times New Roman"/>
          <w:b/>
          <w:bCs/>
          <w:kern w:val="0"/>
          <w:sz w:val="32"/>
          <w:szCs w:val="32"/>
          <w14:ligatures w14:val="none"/>
        </w:rPr>
        <w:t>SYSTEM ANALYSIS</w:t>
      </w:r>
    </w:p>
    <w:p w14:paraId="106D1074" w14:textId="77777777" w:rsidR="00AB45E9" w:rsidRDefault="00AB45E9" w:rsidP="0098167B">
      <w:pPr>
        <w:spacing w:line="480" w:lineRule="auto"/>
        <w:jc w:val="center"/>
        <w:rPr>
          <w:rFonts w:ascii="Times New Roman" w:eastAsia="Times New Roman" w:hAnsi="Times New Roman" w:cs="Times New Roman"/>
          <w:b/>
          <w:bCs/>
          <w:kern w:val="0"/>
          <w:sz w:val="32"/>
          <w:szCs w:val="32"/>
          <w14:ligatures w14:val="none"/>
        </w:rPr>
      </w:pPr>
    </w:p>
    <w:p w14:paraId="4728C9FE" w14:textId="77777777" w:rsidR="00AB45E9" w:rsidRDefault="00AB45E9" w:rsidP="0098167B">
      <w:pPr>
        <w:spacing w:line="480" w:lineRule="auto"/>
        <w:jc w:val="center"/>
        <w:rPr>
          <w:rFonts w:ascii="Times New Roman" w:eastAsia="Times New Roman" w:hAnsi="Times New Roman" w:cs="Times New Roman"/>
          <w:b/>
          <w:bCs/>
          <w:kern w:val="0"/>
          <w:sz w:val="32"/>
          <w:szCs w:val="32"/>
          <w14:ligatures w14:val="none"/>
        </w:rPr>
      </w:pPr>
    </w:p>
    <w:p w14:paraId="7D5DE136" w14:textId="77777777" w:rsidR="00AB45E9" w:rsidRDefault="00AB45E9" w:rsidP="0098167B">
      <w:pPr>
        <w:spacing w:line="480" w:lineRule="auto"/>
        <w:jc w:val="center"/>
        <w:rPr>
          <w:rFonts w:ascii="Times New Roman" w:eastAsia="Times New Roman" w:hAnsi="Times New Roman" w:cs="Times New Roman"/>
          <w:b/>
          <w:bCs/>
          <w:kern w:val="0"/>
          <w:sz w:val="32"/>
          <w:szCs w:val="32"/>
          <w14:ligatures w14:val="none"/>
        </w:rPr>
      </w:pPr>
    </w:p>
    <w:p w14:paraId="31E6EFF6" w14:textId="77777777" w:rsidR="00AB45E9" w:rsidRDefault="00AB45E9" w:rsidP="0098167B">
      <w:pPr>
        <w:spacing w:line="480" w:lineRule="auto"/>
        <w:jc w:val="center"/>
        <w:rPr>
          <w:rFonts w:ascii="Times New Roman" w:eastAsia="Times New Roman" w:hAnsi="Times New Roman" w:cs="Times New Roman"/>
          <w:b/>
          <w:bCs/>
          <w:kern w:val="0"/>
          <w:sz w:val="32"/>
          <w:szCs w:val="32"/>
          <w14:ligatures w14:val="none"/>
        </w:rPr>
      </w:pPr>
    </w:p>
    <w:p w14:paraId="57C2EB13" w14:textId="77777777" w:rsidR="00AB45E9" w:rsidRDefault="00AB45E9" w:rsidP="0098167B">
      <w:pPr>
        <w:spacing w:line="480" w:lineRule="auto"/>
        <w:jc w:val="center"/>
        <w:rPr>
          <w:rFonts w:ascii="Times New Roman" w:eastAsia="Times New Roman" w:hAnsi="Times New Roman" w:cs="Times New Roman"/>
          <w:b/>
          <w:bCs/>
          <w:kern w:val="0"/>
          <w:sz w:val="32"/>
          <w:szCs w:val="32"/>
          <w14:ligatures w14:val="none"/>
        </w:rPr>
      </w:pPr>
    </w:p>
    <w:p w14:paraId="6CB7EAD1" w14:textId="77777777" w:rsidR="00AB45E9" w:rsidRDefault="00AB45E9" w:rsidP="0098167B">
      <w:pPr>
        <w:spacing w:line="480" w:lineRule="auto"/>
        <w:jc w:val="center"/>
        <w:rPr>
          <w:rFonts w:ascii="Times New Roman" w:eastAsia="Times New Roman" w:hAnsi="Times New Roman" w:cs="Times New Roman"/>
          <w:b/>
          <w:bCs/>
          <w:kern w:val="0"/>
          <w:sz w:val="32"/>
          <w:szCs w:val="32"/>
          <w14:ligatures w14:val="none"/>
        </w:rPr>
      </w:pPr>
    </w:p>
    <w:p w14:paraId="46DC9A9E" w14:textId="77777777" w:rsidR="00AB45E9" w:rsidRDefault="00AB45E9" w:rsidP="0098167B">
      <w:pPr>
        <w:spacing w:line="480" w:lineRule="auto"/>
        <w:jc w:val="center"/>
        <w:rPr>
          <w:rFonts w:ascii="Times New Roman" w:eastAsia="Times New Roman" w:hAnsi="Times New Roman" w:cs="Times New Roman"/>
          <w:b/>
          <w:bCs/>
          <w:kern w:val="0"/>
          <w:sz w:val="32"/>
          <w:szCs w:val="32"/>
          <w14:ligatures w14:val="none"/>
        </w:rPr>
      </w:pPr>
    </w:p>
    <w:p w14:paraId="2EA9647F" w14:textId="77777777" w:rsidR="00AB45E9" w:rsidRDefault="00AB45E9" w:rsidP="00AB45E9">
      <w:pPr>
        <w:spacing w:line="480" w:lineRule="auto"/>
        <w:rPr>
          <w:rFonts w:ascii="Times New Roman" w:eastAsia="Times New Roman" w:hAnsi="Times New Roman" w:cs="Times New Roman"/>
          <w:b/>
          <w:bCs/>
          <w:kern w:val="0"/>
          <w:sz w:val="32"/>
          <w:szCs w:val="32"/>
          <w14:ligatures w14:val="none"/>
        </w:rPr>
      </w:pPr>
    </w:p>
    <w:p w14:paraId="742BFEA9" w14:textId="0C6E89D5" w:rsidR="00AB45E9" w:rsidRDefault="00AB45E9" w:rsidP="00AB45E9">
      <w:pPr>
        <w:spacing w:line="360" w:lineRule="auto"/>
        <w:jc w:val="right"/>
        <w:rPr>
          <w:rFonts w:ascii="Times New Roman" w:eastAsia="Times New Roman" w:hAnsi="Times New Roman" w:cs="Times New Roman"/>
          <w:b/>
          <w:bCs/>
          <w:kern w:val="0"/>
          <w:sz w:val="28"/>
          <w:szCs w:val="28"/>
          <w14:ligatures w14:val="none"/>
        </w:rPr>
      </w:pPr>
      <w:r w:rsidRPr="00AB45E9">
        <w:rPr>
          <w:rFonts w:ascii="Times New Roman" w:eastAsia="Times New Roman" w:hAnsi="Times New Roman" w:cs="Times New Roman"/>
          <w:b/>
          <w:bCs/>
          <w:kern w:val="0"/>
          <w:sz w:val="28"/>
          <w:szCs w:val="28"/>
          <w14:ligatures w14:val="none"/>
        </w:rPr>
        <w:lastRenderedPageBreak/>
        <w:t>SYSTEM ANALYSIS</w:t>
      </w:r>
    </w:p>
    <w:p w14:paraId="2DB1A6A6" w14:textId="61485CDF" w:rsidR="00AB45E9" w:rsidRDefault="00AB45E9" w:rsidP="00AB45E9">
      <w:pPr>
        <w:spacing w:line="36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Current system study &amp; problem overview </w:t>
      </w:r>
    </w:p>
    <w:p w14:paraId="2E058041" w14:textId="755E4472" w:rsidR="00AB45E9" w:rsidRDefault="00AB45E9" w:rsidP="00AB45E9">
      <w:pPr>
        <w:spacing w:line="360" w:lineRule="auto"/>
        <w:jc w:val="both"/>
        <w:rPr>
          <w:rFonts w:ascii="Times New Roman" w:eastAsia="Times New Roman" w:hAnsi="Times New Roman" w:cs="Times New Roman"/>
          <w:kern w:val="0"/>
          <w:sz w:val="28"/>
          <w:szCs w:val="28"/>
          <w14:ligatures w14:val="none"/>
        </w:rPr>
      </w:pPr>
      <w:proofErr w:type="spellStart"/>
      <w:r w:rsidRPr="00AB45E9">
        <w:rPr>
          <w:rFonts w:ascii="Times New Roman" w:eastAsia="Times New Roman" w:hAnsi="Times New Roman" w:cs="Times New Roman"/>
          <w:b/>
          <w:bCs/>
          <w:kern w:val="0"/>
          <w:sz w:val="28"/>
          <w:szCs w:val="28"/>
          <w14:ligatures w14:val="none"/>
        </w:rPr>
        <w:t>Gigster</w:t>
      </w:r>
      <w:proofErr w:type="spellEnd"/>
      <w:r>
        <w:rPr>
          <w:rFonts w:ascii="Times New Roman" w:eastAsia="Times New Roman" w:hAnsi="Times New Roman" w:cs="Times New Roman"/>
          <w:b/>
          <w:bCs/>
          <w:kern w:val="0"/>
          <w:sz w:val="28"/>
          <w:szCs w:val="28"/>
          <w14:ligatures w14:val="none"/>
        </w:rPr>
        <w:t xml:space="preserve"> </w:t>
      </w:r>
      <w:r>
        <w:rPr>
          <w:rFonts w:ascii="Times New Roman" w:eastAsia="Times New Roman" w:hAnsi="Times New Roman" w:cs="Times New Roman"/>
          <w:kern w:val="0"/>
          <w:sz w:val="28"/>
          <w:szCs w:val="28"/>
          <w14:ligatures w14:val="none"/>
        </w:rPr>
        <w:t>is an online freelancing platform designed to connect talented freelancers with clients looking for services across various domains. It serves as a bridge that simplifies the entire freelancing process – from showcasing skills to managing proposals and project communications.</w:t>
      </w:r>
    </w:p>
    <w:p w14:paraId="67AC810A" w14:textId="4CC498FA" w:rsidR="00AB45E9" w:rsidRDefault="00AB45E9" w:rsidP="00AB45E9">
      <w:pPr>
        <w:spacing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The current traditional freelance engagement process </w:t>
      </w:r>
      <w:r w:rsidR="00712A17">
        <w:rPr>
          <w:rFonts w:ascii="Times New Roman" w:eastAsia="Times New Roman" w:hAnsi="Times New Roman" w:cs="Times New Roman"/>
          <w:kern w:val="0"/>
          <w:sz w:val="28"/>
          <w:szCs w:val="28"/>
          <w14:ligatures w14:val="none"/>
        </w:rPr>
        <w:t xml:space="preserve">often involves scattered communication, unclear </w:t>
      </w:r>
      <w:proofErr w:type="gramStart"/>
      <w:r w:rsidR="00712A17">
        <w:rPr>
          <w:rFonts w:ascii="Times New Roman" w:eastAsia="Times New Roman" w:hAnsi="Times New Roman" w:cs="Times New Roman"/>
          <w:kern w:val="0"/>
          <w:sz w:val="28"/>
          <w:szCs w:val="28"/>
          <w14:ligatures w14:val="none"/>
        </w:rPr>
        <w:t>timelines ,</w:t>
      </w:r>
      <w:proofErr w:type="gramEnd"/>
      <w:r w:rsidR="00712A17">
        <w:rPr>
          <w:rFonts w:ascii="Times New Roman" w:eastAsia="Times New Roman" w:hAnsi="Times New Roman" w:cs="Times New Roman"/>
          <w:kern w:val="0"/>
          <w:sz w:val="28"/>
          <w:szCs w:val="28"/>
          <w14:ligatures w14:val="none"/>
        </w:rPr>
        <w:t xml:space="preserve"> payment issues and lack of transparency gagster addresses these problems by offering a centralized and secure digital workspace.</w:t>
      </w:r>
    </w:p>
    <w:p w14:paraId="2FC8C75B" w14:textId="30637CBF" w:rsidR="00451317" w:rsidRDefault="00712A17" w:rsidP="00712A17">
      <w:pPr>
        <w:spacing w:line="360" w:lineRule="auto"/>
        <w:jc w:val="both"/>
        <w:rPr>
          <w:rFonts w:ascii="Times New Roman" w:eastAsia="Times New Roman" w:hAnsi="Times New Roman" w:cs="Times New Roman"/>
          <w:b/>
          <w:bCs/>
          <w:kern w:val="0"/>
          <w:sz w:val="28"/>
          <w:szCs w:val="28"/>
          <w14:ligatures w14:val="none"/>
        </w:rPr>
      </w:pPr>
      <w:r w:rsidRPr="00712A17">
        <w:rPr>
          <w:rFonts w:ascii="Times New Roman" w:eastAsia="Times New Roman" w:hAnsi="Times New Roman" w:cs="Times New Roman"/>
          <w:b/>
          <w:bCs/>
          <w:kern w:val="0"/>
          <w:sz w:val="28"/>
          <w:szCs w:val="28"/>
          <w14:ligatures w14:val="none"/>
        </w:rPr>
        <w:t>Workflow</w:t>
      </w:r>
    </w:p>
    <w:p w14:paraId="25D57866" w14:textId="77777777" w:rsidR="00712A17" w:rsidRPr="00712A17" w:rsidRDefault="00712A17" w:rsidP="00712A17">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Freelancers can showcase their portfolios, browse available projects, submit proposals, and communicate securely with clients.</w:t>
      </w:r>
    </w:p>
    <w:p w14:paraId="0978A432" w14:textId="77777777" w:rsidR="00712A17" w:rsidRPr="00712A17" w:rsidRDefault="00712A17" w:rsidP="00712A17">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Clients can easily post their project requirements, browse freelancer profiles, evaluate proposals, and manage projects.</w:t>
      </w:r>
    </w:p>
    <w:p w14:paraId="743FBC0C" w14:textId="5EE0EDBA" w:rsidR="00712A17" w:rsidRPr="00712A17" w:rsidRDefault="00712A17" w:rsidP="00712A17">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 xml:space="preserve">The system supports </w:t>
      </w:r>
      <w:r>
        <w:rPr>
          <w:rFonts w:ascii="Times New Roman" w:eastAsia="Times New Roman" w:hAnsi="Times New Roman" w:cs="Times New Roman"/>
          <w:b/>
          <w:bCs/>
          <w:kern w:val="0"/>
          <w:sz w:val="24"/>
          <w:szCs w:val="24"/>
          <w:lang w:eastAsia="en-IN" w:bidi="hi-IN"/>
          <w14:ligatures w14:val="none"/>
        </w:rPr>
        <w:t>two</w:t>
      </w:r>
      <w:r w:rsidRPr="00712A17">
        <w:rPr>
          <w:rFonts w:ascii="Times New Roman" w:eastAsia="Times New Roman" w:hAnsi="Times New Roman" w:cs="Times New Roman"/>
          <w:b/>
          <w:bCs/>
          <w:kern w:val="0"/>
          <w:sz w:val="24"/>
          <w:szCs w:val="24"/>
          <w:lang w:eastAsia="en-IN" w:bidi="hi-IN"/>
          <w14:ligatures w14:val="none"/>
        </w:rPr>
        <w:t xml:space="preserve"> types of users</w:t>
      </w:r>
      <w:r w:rsidRPr="00712A17">
        <w:rPr>
          <w:rFonts w:ascii="Times New Roman" w:eastAsia="Times New Roman" w:hAnsi="Times New Roman" w:cs="Times New Roman"/>
          <w:kern w:val="0"/>
          <w:sz w:val="24"/>
          <w:szCs w:val="24"/>
          <w:lang w:eastAsia="en-IN" w:bidi="hi-IN"/>
          <w14:ligatures w14:val="none"/>
        </w:rPr>
        <w:t>:</w:t>
      </w:r>
    </w:p>
    <w:p w14:paraId="36F7DCC9" w14:textId="77777777" w:rsidR="00712A17" w:rsidRPr="00712A17" w:rsidRDefault="00712A17" w:rsidP="00712A17">
      <w:pPr>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b/>
          <w:bCs/>
          <w:kern w:val="0"/>
          <w:sz w:val="24"/>
          <w:szCs w:val="24"/>
          <w:lang w:eastAsia="en-IN" w:bidi="hi-IN"/>
          <w14:ligatures w14:val="none"/>
        </w:rPr>
        <w:t>Freelancer</w:t>
      </w:r>
      <w:r w:rsidRPr="00712A17">
        <w:rPr>
          <w:rFonts w:ascii="Times New Roman" w:eastAsia="Times New Roman" w:hAnsi="Times New Roman" w:cs="Times New Roman"/>
          <w:kern w:val="0"/>
          <w:sz w:val="24"/>
          <w:szCs w:val="24"/>
          <w:lang w:eastAsia="en-IN" w:bidi="hi-IN"/>
          <w14:ligatures w14:val="none"/>
        </w:rPr>
        <w:t>: Offers services, updates profile details, accepts work agreements, and manages deliverables.</w:t>
      </w:r>
    </w:p>
    <w:p w14:paraId="668BE552" w14:textId="7C694ED9" w:rsidR="00712A17" w:rsidRDefault="00712A17" w:rsidP="00712A17">
      <w:pPr>
        <w:numPr>
          <w:ilvl w:val="1"/>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b/>
          <w:bCs/>
          <w:kern w:val="0"/>
          <w:sz w:val="24"/>
          <w:szCs w:val="24"/>
          <w:lang w:eastAsia="en-IN" w:bidi="hi-IN"/>
          <w14:ligatures w14:val="none"/>
        </w:rPr>
        <w:t>Client</w:t>
      </w:r>
      <w:r w:rsidRPr="00712A17">
        <w:rPr>
          <w:rFonts w:ascii="Times New Roman" w:eastAsia="Times New Roman" w:hAnsi="Times New Roman" w:cs="Times New Roman"/>
          <w:kern w:val="0"/>
          <w:sz w:val="24"/>
          <w:szCs w:val="24"/>
          <w:lang w:eastAsia="en-IN" w:bidi="hi-IN"/>
          <w14:ligatures w14:val="none"/>
        </w:rPr>
        <w:t>: Posts new projects, reviews proposals, collaborates with freelancers, and tracks progress.</w:t>
      </w:r>
    </w:p>
    <w:p w14:paraId="20A1AF3E" w14:textId="77777777" w:rsidR="00712A17" w:rsidRPr="00712A17" w:rsidRDefault="00712A17" w:rsidP="00712A17">
      <w:p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 xml:space="preserve">The </w:t>
      </w:r>
      <w:proofErr w:type="spellStart"/>
      <w:r w:rsidRPr="00712A17">
        <w:rPr>
          <w:rFonts w:ascii="Times New Roman" w:eastAsia="Times New Roman" w:hAnsi="Times New Roman" w:cs="Times New Roman"/>
          <w:b/>
          <w:bCs/>
          <w:kern w:val="0"/>
          <w:sz w:val="24"/>
          <w:szCs w:val="24"/>
          <w:lang w:eastAsia="en-IN" w:bidi="hi-IN"/>
          <w14:ligatures w14:val="none"/>
        </w:rPr>
        <w:t>Gigster</w:t>
      </w:r>
      <w:proofErr w:type="spellEnd"/>
      <w:r w:rsidRPr="00712A17">
        <w:rPr>
          <w:rFonts w:ascii="Times New Roman" w:eastAsia="Times New Roman" w:hAnsi="Times New Roman" w:cs="Times New Roman"/>
          <w:b/>
          <w:bCs/>
          <w:kern w:val="0"/>
          <w:sz w:val="24"/>
          <w:szCs w:val="24"/>
          <w:lang w:eastAsia="en-IN" w:bidi="hi-IN"/>
          <w14:ligatures w14:val="none"/>
        </w:rPr>
        <w:t xml:space="preserve"> platform</w:t>
      </w:r>
      <w:r w:rsidRPr="00712A17">
        <w:rPr>
          <w:rFonts w:ascii="Times New Roman" w:eastAsia="Times New Roman" w:hAnsi="Times New Roman" w:cs="Times New Roman"/>
          <w:kern w:val="0"/>
          <w:sz w:val="24"/>
          <w:szCs w:val="24"/>
          <w:lang w:eastAsia="en-IN" w:bidi="hi-IN"/>
          <w14:ligatures w14:val="none"/>
        </w:rPr>
        <w:t xml:space="preserve"> plays a significant role in transforming how freelance work is managed and delivered. Here’s how the system benefits each stakeholder:</w:t>
      </w:r>
    </w:p>
    <w:p w14:paraId="75CCA2FB" w14:textId="77777777" w:rsidR="00712A17" w:rsidRPr="00712A17" w:rsidRDefault="00712A17" w:rsidP="00712A1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b/>
          <w:bCs/>
          <w:kern w:val="0"/>
          <w:sz w:val="24"/>
          <w:szCs w:val="24"/>
          <w:lang w:eastAsia="en-IN" w:bidi="hi-IN"/>
          <w14:ligatures w14:val="none"/>
        </w:rPr>
        <w:t>Freelancers</w:t>
      </w:r>
      <w:r w:rsidRPr="00712A17">
        <w:rPr>
          <w:rFonts w:ascii="Times New Roman" w:eastAsia="Times New Roman" w:hAnsi="Times New Roman" w:cs="Times New Roman"/>
          <w:kern w:val="0"/>
          <w:sz w:val="24"/>
          <w:szCs w:val="24"/>
          <w:lang w:eastAsia="en-IN" w:bidi="hi-IN"/>
          <w14:ligatures w14:val="none"/>
        </w:rPr>
        <w:t xml:space="preserve"> gain convenient access to a continuous stream of job opportunities, with an intuitive UI to apply and manage tasks.</w:t>
      </w:r>
    </w:p>
    <w:p w14:paraId="46955FA2" w14:textId="77777777" w:rsidR="00712A17" w:rsidRPr="00712A17" w:rsidRDefault="00712A17" w:rsidP="00712A1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They can receive timely updates and clear communication from clients regarding project expectations and payments.</w:t>
      </w:r>
    </w:p>
    <w:p w14:paraId="6B82ABC8" w14:textId="77777777" w:rsidR="00712A17" w:rsidRPr="00712A17" w:rsidRDefault="00712A17" w:rsidP="00712A1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Freelancers can securely share work updates, progress milestones, and invoices with clients—enhancing transparency and client trust.</w:t>
      </w:r>
    </w:p>
    <w:p w14:paraId="0F050102" w14:textId="77777777" w:rsidR="00712A17" w:rsidRPr="00712A17" w:rsidRDefault="00712A17" w:rsidP="00712A1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b/>
          <w:bCs/>
          <w:kern w:val="0"/>
          <w:sz w:val="24"/>
          <w:szCs w:val="24"/>
          <w:lang w:eastAsia="en-IN" w:bidi="hi-IN"/>
          <w14:ligatures w14:val="none"/>
        </w:rPr>
        <w:lastRenderedPageBreak/>
        <w:t>Clients</w:t>
      </w:r>
      <w:r w:rsidRPr="00712A17">
        <w:rPr>
          <w:rFonts w:ascii="Times New Roman" w:eastAsia="Times New Roman" w:hAnsi="Times New Roman" w:cs="Times New Roman"/>
          <w:kern w:val="0"/>
          <w:sz w:val="24"/>
          <w:szCs w:val="24"/>
          <w:lang w:eastAsia="en-IN" w:bidi="hi-IN"/>
          <w14:ligatures w14:val="none"/>
        </w:rPr>
        <w:t xml:space="preserve"> can efficiently post new projects, manage communication, and monitor the status of ongoing work, all in one place.</w:t>
      </w:r>
    </w:p>
    <w:p w14:paraId="4E046C30" w14:textId="77777777" w:rsidR="00712A17" w:rsidRPr="00712A17" w:rsidRDefault="00712A17" w:rsidP="00712A1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The system automates key administrative functions like proposal management, project tracking, and basic accounting.</w:t>
      </w:r>
    </w:p>
    <w:p w14:paraId="1AB74BB3" w14:textId="77777777" w:rsidR="00712A17" w:rsidRPr="00712A17" w:rsidRDefault="00712A17" w:rsidP="00712A1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Secure, built-in messaging and document-sharing features allow freelancers and clients to collaborate effectively regardless of location.</w:t>
      </w:r>
    </w:p>
    <w:p w14:paraId="04DFD8D7" w14:textId="77777777" w:rsidR="00712A17" w:rsidRPr="00712A17" w:rsidRDefault="00712A17" w:rsidP="00712A1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Project histories and freelancer performance records are stored centrally, helping both clients and the admin make informed decisions.</w:t>
      </w:r>
    </w:p>
    <w:p w14:paraId="1A8E562C" w14:textId="77777777" w:rsidR="00712A17" w:rsidRPr="00712A17" w:rsidRDefault="00712A17" w:rsidP="00712A17">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 xml:space="preserve">Overall, </w:t>
      </w:r>
      <w:proofErr w:type="spellStart"/>
      <w:r w:rsidRPr="00712A17">
        <w:rPr>
          <w:rFonts w:ascii="Times New Roman" w:eastAsia="Times New Roman" w:hAnsi="Times New Roman" w:cs="Times New Roman"/>
          <w:kern w:val="0"/>
          <w:sz w:val="24"/>
          <w:szCs w:val="24"/>
          <w:lang w:eastAsia="en-IN" w:bidi="hi-IN"/>
          <w14:ligatures w14:val="none"/>
        </w:rPr>
        <w:t>Gigster</w:t>
      </w:r>
      <w:proofErr w:type="spellEnd"/>
      <w:r w:rsidRPr="00712A17">
        <w:rPr>
          <w:rFonts w:ascii="Times New Roman" w:eastAsia="Times New Roman" w:hAnsi="Times New Roman" w:cs="Times New Roman"/>
          <w:kern w:val="0"/>
          <w:sz w:val="24"/>
          <w:szCs w:val="24"/>
          <w:lang w:eastAsia="en-IN" w:bidi="hi-IN"/>
          <w14:ligatures w14:val="none"/>
        </w:rPr>
        <w:t xml:space="preserve"> improves the workflow, accountability, and satisfaction of both freelancers and clients.</w:t>
      </w:r>
    </w:p>
    <w:p w14:paraId="6A932F35" w14:textId="77777777" w:rsidR="00712A17" w:rsidRPr="00712A17" w:rsidRDefault="00712A17" w:rsidP="00712A17">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hi-IN"/>
          <w14:ligatures w14:val="none"/>
        </w:rPr>
      </w:pPr>
      <w:r w:rsidRPr="00712A17">
        <w:rPr>
          <w:rFonts w:ascii="Times New Roman" w:eastAsia="Times New Roman" w:hAnsi="Times New Roman" w:cs="Times New Roman"/>
          <w:b/>
          <w:bCs/>
          <w:kern w:val="0"/>
          <w:sz w:val="28"/>
          <w:szCs w:val="28"/>
          <w:lang w:eastAsia="en-IN" w:bidi="hi-IN"/>
          <w14:ligatures w14:val="none"/>
        </w:rPr>
        <w:t>User Characteristics</w:t>
      </w:r>
    </w:p>
    <w:p w14:paraId="2B86FBEA" w14:textId="77777777" w:rsidR="00712A17" w:rsidRPr="00712A17" w:rsidRDefault="00712A17" w:rsidP="00712A17">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bidi="hi-IN"/>
          <w14:ligatures w14:val="none"/>
        </w:rPr>
      </w:pPr>
      <w:r w:rsidRPr="00712A17">
        <w:rPr>
          <w:rFonts w:ascii="Times New Roman" w:eastAsia="Times New Roman" w:hAnsi="Times New Roman" w:cs="Times New Roman"/>
          <w:b/>
          <w:bCs/>
          <w:kern w:val="0"/>
          <w:sz w:val="24"/>
          <w:szCs w:val="24"/>
          <w:lang w:eastAsia="en-IN" w:bidi="hi-IN"/>
          <w14:ligatures w14:val="none"/>
        </w:rPr>
        <w:t>Freelancer Users</w:t>
      </w:r>
    </w:p>
    <w:p w14:paraId="747B1CEB" w14:textId="77777777" w:rsidR="00712A17" w:rsidRPr="00712A17" w:rsidRDefault="00712A17" w:rsidP="00712A17">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Can register by providing personal and professional information such as skills, past experience, and portfolios.</w:t>
      </w:r>
    </w:p>
    <w:p w14:paraId="32114634" w14:textId="77777777" w:rsidR="00712A17" w:rsidRPr="00712A17" w:rsidRDefault="00712A17" w:rsidP="00712A17">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View open projects, submit proposals, accept contracts, and deliver work directly via the platform.</w:t>
      </w:r>
    </w:p>
    <w:p w14:paraId="5BBF02D8" w14:textId="77777777" w:rsidR="00712A17" w:rsidRPr="00712A17" w:rsidRDefault="00712A17" w:rsidP="00712A17">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Can update their profiles, track project statuses, upload work-related files, and generate invoices.</w:t>
      </w:r>
    </w:p>
    <w:p w14:paraId="49DCFD06" w14:textId="77777777" w:rsidR="00712A17" w:rsidRPr="00712A17" w:rsidRDefault="00712A17" w:rsidP="00712A17">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Receive notifications regarding proposal approvals, payments, and client feedback.</w:t>
      </w:r>
    </w:p>
    <w:p w14:paraId="3DE39FE1" w14:textId="77777777" w:rsidR="00712A17" w:rsidRPr="00712A17" w:rsidRDefault="00712A17" w:rsidP="00712A17">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bidi="hi-IN"/>
          <w14:ligatures w14:val="none"/>
        </w:rPr>
      </w:pPr>
      <w:r w:rsidRPr="00712A17">
        <w:rPr>
          <w:rFonts w:ascii="Times New Roman" w:eastAsia="Times New Roman" w:hAnsi="Times New Roman" w:cs="Times New Roman"/>
          <w:b/>
          <w:bCs/>
          <w:kern w:val="0"/>
          <w:sz w:val="24"/>
          <w:szCs w:val="24"/>
          <w:lang w:eastAsia="en-IN" w:bidi="hi-IN"/>
          <w14:ligatures w14:val="none"/>
        </w:rPr>
        <w:t>Client Users</w:t>
      </w:r>
    </w:p>
    <w:p w14:paraId="60794644" w14:textId="77777777" w:rsidR="00712A17" w:rsidRPr="00712A17" w:rsidRDefault="00712A17" w:rsidP="00712A17">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Can create a profile and post project requirements in different service categories.</w:t>
      </w:r>
    </w:p>
    <w:p w14:paraId="27897C24" w14:textId="77777777" w:rsidR="00712A17" w:rsidRPr="00712A17" w:rsidRDefault="00712A17" w:rsidP="00712A17">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Able to review freelancer applications, conduct discussions, and award contracts.</w:t>
      </w:r>
    </w:p>
    <w:p w14:paraId="606C37F5" w14:textId="77777777" w:rsidR="00712A17" w:rsidRPr="00712A17" w:rsidRDefault="00712A17" w:rsidP="00712A17">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Can track progress, request revisions, and share necessary project documentation.</w:t>
      </w:r>
    </w:p>
    <w:p w14:paraId="32ABABC3" w14:textId="77777777" w:rsidR="00712A17" w:rsidRPr="00712A17" w:rsidRDefault="00712A17" w:rsidP="00712A17">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bidi="hi-IN"/>
          <w14:ligatures w14:val="none"/>
        </w:rPr>
      </w:pPr>
      <w:r w:rsidRPr="00712A17">
        <w:rPr>
          <w:rFonts w:ascii="Times New Roman" w:eastAsia="Times New Roman" w:hAnsi="Times New Roman" w:cs="Times New Roman"/>
          <w:kern w:val="0"/>
          <w:sz w:val="24"/>
          <w:szCs w:val="24"/>
          <w:lang w:eastAsia="en-IN" w:bidi="hi-IN"/>
          <w14:ligatures w14:val="none"/>
        </w:rPr>
        <w:t>Also able to manage past and ongoing projects from a single dashboard.</w:t>
      </w:r>
    </w:p>
    <w:p w14:paraId="613861B8" w14:textId="77777777" w:rsidR="00B8795C" w:rsidRDefault="00B8795C" w:rsidP="00712A17">
      <w:pPr>
        <w:spacing w:line="360" w:lineRule="auto"/>
        <w:jc w:val="both"/>
        <w:rPr>
          <w:rFonts w:ascii="Times New Roman" w:eastAsia="Times New Roman" w:hAnsi="Times New Roman" w:cs="Times New Roman"/>
          <w:b/>
          <w:bCs/>
          <w:kern w:val="0"/>
          <w:sz w:val="28"/>
          <w:szCs w:val="28"/>
          <w14:ligatures w14:val="none"/>
        </w:rPr>
      </w:pPr>
    </w:p>
    <w:p w14:paraId="7FB2995D" w14:textId="77777777" w:rsidR="001E0431" w:rsidRDefault="001E0431" w:rsidP="00712A17">
      <w:pPr>
        <w:spacing w:line="360" w:lineRule="auto"/>
        <w:jc w:val="both"/>
        <w:rPr>
          <w:rFonts w:ascii="Times New Roman" w:eastAsia="Times New Roman" w:hAnsi="Times New Roman" w:cs="Times New Roman"/>
          <w:b/>
          <w:bCs/>
          <w:kern w:val="0"/>
          <w:sz w:val="28"/>
          <w:szCs w:val="28"/>
          <w14:ligatures w14:val="none"/>
        </w:rPr>
      </w:pPr>
    </w:p>
    <w:p w14:paraId="39990497" w14:textId="77777777" w:rsidR="001E0431" w:rsidRDefault="001E0431" w:rsidP="00712A17">
      <w:pPr>
        <w:spacing w:line="360" w:lineRule="auto"/>
        <w:jc w:val="both"/>
        <w:rPr>
          <w:rFonts w:ascii="Times New Roman" w:eastAsia="Times New Roman" w:hAnsi="Times New Roman" w:cs="Times New Roman"/>
          <w:b/>
          <w:bCs/>
          <w:kern w:val="0"/>
          <w:sz w:val="28"/>
          <w:szCs w:val="28"/>
          <w14:ligatures w14:val="none"/>
        </w:rPr>
      </w:pPr>
    </w:p>
    <w:p w14:paraId="676D34C7" w14:textId="77777777" w:rsidR="001E0431" w:rsidRDefault="001E0431" w:rsidP="00712A17">
      <w:pPr>
        <w:spacing w:line="360" w:lineRule="auto"/>
        <w:jc w:val="both"/>
        <w:rPr>
          <w:rFonts w:ascii="Times New Roman" w:eastAsia="Times New Roman" w:hAnsi="Times New Roman" w:cs="Times New Roman"/>
          <w:b/>
          <w:bCs/>
          <w:kern w:val="0"/>
          <w:sz w:val="28"/>
          <w:szCs w:val="28"/>
          <w14:ligatures w14:val="none"/>
        </w:rPr>
      </w:pPr>
    </w:p>
    <w:p w14:paraId="58EF9E5F" w14:textId="36AEB8EF" w:rsidR="001E0431" w:rsidRDefault="001E0431" w:rsidP="00712A17">
      <w:pPr>
        <w:spacing w:line="360"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System Features</w:t>
      </w:r>
    </w:p>
    <w:p w14:paraId="7735D9FA" w14:textId="77777777" w:rsidR="001E0431" w:rsidRDefault="001E0431" w:rsidP="00712A17">
      <w:p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Login and authentication </w:t>
      </w:r>
    </w:p>
    <w:p w14:paraId="4953A5F9" w14:textId="3B0239EE" w:rsidR="001E0431" w:rsidRDefault="001E0431" w:rsidP="001E0431">
      <w:pPr>
        <w:pStyle w:val="ListParagraph"/>
        <w:numPr>
          <w:ilvl w:val="0"/>
          <w:numId w:val="23"/>
        </w:numPr>
        <w:spacing w:line="360" w:lineRule="auto"/>
        <w:jc w:val="both"/>
        <w:rPr>
          <w:rFonts w:ascii="Times New Roman" w:eastAsia="Times New Roman" w:hAnsi="Times New Roman" w:cs="Times New Roman"/>
          <w:kern w:val="0"/>
          <w:sz w:val="24"/>
          <w:szCs w:val="24"/>
          <w14:ligatures w14:val="none"/>
        </w:rPr>
      </w:pPr>
      <w:r w:rsidRPr="001E0431">
        <w:rPr>
          <w:rFonts w:ascii="Times New Roman" w:eastAsia="Times New Roman" w:hAnsi="Times New Roman" w:cs="Times New Roman"/>
          <w:kern w:val="0"/>
          <w:sz w:val="24"/>
          <w:szCs w:val="24"/>
          <w14:ligatures w14:val="none"/>
        </w:rPr>
        <w:t>A login page for both freelancers and users</w:t>
      </w:r>
      <w:r w:rsidRPr="001E0431">
        <w:rPr>
          <w:rFonts w:ascii="Times New Roman" w:eastAsia="Times New Roman" w:hAnsi="Times New Roman" w:cs="Times New Roman"/>
          <w:b/>
          <w:bCs/>
          <w:kern w:val="0"/>
          <w:sz w:val="24"/>
          <w:szCs w:val="24"/>
          <w14:ligatures w14:val="none"/>
        </w:rPr>
        <w:t xml:space="preserve"> </w:t>
      </w:r>
      <w:r w:rsidRPr="001E0431">
        <w:rPr>
          <w:rFonts w:ascii="Times New Roman" w:eastAsia="Times New Roman" w:hAnsi="Times New Roman" w:cs="Times New Roman"/>
          <w:kern w:val="0"/>
          <w:sz w:val="24"/>
          <w:szCs w:val="24"/>
          <w14:ligatures w14:val="none"/>
        </w:rPr>
        <w:t xml:space="preserve">using email-password with </w:t>
      </w:r>
      <w:proofErr w:type="gramStart"/>
      <w:r w:rsidRPr="001E0431">
        <w:rPr>
          <w:rFonts w:ascii="Times New Roman" w:eastAsia="Times New Roman" w:hAnsi="Times New Roman" w:cs="Times New Roman"/>
          <w:kern w:val="0"/>
          <w:sz w:val="24"/>
          <w:szCs w:val="24"/>
          <w14:ligatures w14:val="none"/>
        </w:rPr>
        <w:t>role based</w:t>
      </w:r>
      <w:proofErr w:type="gramEnd"/>
      <w:r w:rsidRPr="001E0431">
        <w:rPr>
          <w:rFonts w:ascii="Times New Roman" w:eastAsia="Times New Roman" w:hAnsi="Times New Roman" w:cs="Times New Roman"/>
          <w:kern w:val="0"/>
          <w:sz w:val="24"/>
          <w:szCs w:val="24"/>
          <w14:ligatures w14:val="none"/>
        </w:rPr>
        <w:t xml:space="preserve"> dashboard </w:t>
      </w:r>
      <w:proofErr w:type="spellStart"/>
      <w:r w:rsidRPr="001E0431">
        <w:rPr>
          <w:rFonts w:ascii="Times New Roman" w:eastAsia="Times New Roman" w:hAnsi="Times New Roman" w:cs="Times New Roman"/>
          <w:kern w:val="0"/>
          <w:sz w:val="24"/>
          <w:szCs w:val="24"/>
          <w14:ligatures w14:val="none"/>
        </w:rPr>
        <w:t>refirection</w:t>
      </w:r>
      <w:proofErr w:type="spellEnd"/>
    </w:p>
    <w:p w14:paraId="5335F498" w14:textId="05F99386" w:rsidR="001E0431" w:rsidRDefault="001E0431" w:rsidP="001E0431">
      <w:pPr>
        <w:pStyle w:val="ListParagraph"/>
        <w:numPr>
          <w:ilvl w:val="0"/>
          <w:numId w:val="23"/>
        </w:num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Secure authentication using </w:t>
      </w:r>
      <w:proofErr w:type="spellStart"/>
      <w:r>
        <w:rPr>
          <w:rFonts w:ascii="Times New Roman" w:eastAsia="Times New Roman" w:hAnsi="Times New Roman" w:cs="Times New Roman"/>
          <w:kern w:val="0"/>
          <w:sz w:val="24"/>
          <w:szCs w:val="24"/>
          <w14:ligatures w14:val="none"/>
        </w:rPr>
        <w:t>otp</w:t>
      </w:r>
      <w:proofErr w:type="spellEnd"/>
      <w:r>
        <w:rPr>
          <w:rFonts w:ascii="Times New Roman" w:eastAsia="Times New Roman" w:hAnsi="Times New Roman" w:cs="Times New Roman"/>
          <w:kern w:val="0"/>
          <w:sz w:val="24"/>
          <w:szCs w:val="24"/>
          <w14:ligatures w14:val="none"/>
        </w:rPr>
        <w:t xml:space="preserve"> verification via email on every login attempt and </w:t>
      </w:r>
      <w:proofErr w:type="spellStart"/>
      <w:r>
        <w:rPr>
          <w:rFonts w:ascii="Times New Roman" w:eastAsia="Times New Roman" w:hAnsi="Times New Roman" w:cs="Times New Roman"/>
          <w:kern w:val="0"/>
          <w:sz w:val="24"/>
          <w:szCs w:val="24"/>
          <w14:ligatures w14:val="none"/>
        </w:rPr>
        <w:t>hased</w:t>
      </w:r>
      <w:proofErr w:type="spellEnd"/>
      <w:r>
        <w:rPr>
          <w:rFonts w:ascii="Times New Roman" w:eastAsia="Times New Roman" w:hAnsi="Times New Roman" w:cs="Times New Roman"/>
          <w:kern w:val="0"/>
          <w:sz w:val="24"/>
          <w:szCs w:val="24"/>
          <w14:ligatures w14:val="none"/>
        </w:rPr>
        <w:t xml:space="preserve"> passwords and </w:t>
      </w:r>
      <w:proofErr w:type="spellStart"/>
      <w:r>
        <w:rPr>
          <w:rFonts w:ascii="Times New Roman" w:eastAsia="Times New Roman" w:hAnsi="Times New Roman" w:cs="Times New Roman"/>
          <w:kern w:val="0"/>
          <w:sz w:val="24"/>
          <w:szCs w:val="24"/>
          <w14:ligatures w14:val="none"/>
        </w:rPr>
        <w:t>jwt</w:t>
      </w:r>
      <w:proofErr w:type="spellEnd"/>
      <w:r>
        <w:rPr>
          <w:rFonts w:ascii="Times New Roman" w:eastAsia="Times New Roman" w:hAnsi="Times New Roman" w:cs="Times New Roman"/>
          <w:kern w:val="0"/>
          <w:sz w:val="24"/>
          <w:szCs w:val="24"/>
          <w14:ligatures w14:val="none"/>
        </w:rPr>
        <w:t xml:space="preserve"> tokens</w:t>
      </w:r>
    </w:p>
    <w:p w14:paraId="24CCD60E" w14:textId="198E3624" w:rsidR="00C3195E" w:rsidRDefault="00C3195E" w:rsidP="001E0431">
      <w:pPr>
        <w:pStyle w:val="ListParagraph"/>
        <w:numPr>
          <w:ilvl w:val="0"/>
          <w:numId w:val="23"/>
        </w:num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Reset </w:t>
      </w:r>
      <w:proofErr w:type="gramStart"/>
      <w:r>
        <w:rPr>
          <w:rFonts w:ascii="Times New Roman" w:eastAsia="Times New Roman" w:hAnsi="Times New Roman" w:cs="Times New Roman"/>
          <w:kern w:val="0"/>
          <w:sz w:val="24"/>
          <w:szCs w:val="24"/>
          <w14:ligatures w14:val="none"/>
        </w:rPr>
        <w:t>password ,</w:t>
      </w:r>
      <w:proofErr w:type="gramEnd"/>
      <w:r>
        <w:rPr>
          <w:rFonts w:ascii="Times New Roman" w:eastAsia="Times New Roman" w:hAnsi="Times New Roman" w:cs="Times New Roman"/>
          <w:kern w:val="0"/>
          <w:sz w:val="24"/>
          <w:szCs w:val="24"/>
          <w14:ligatures w14:val="none"/>
        </w:rPr>
        <w:t xml:space="preserve"> resend </w:t>
      </w:r>
      <w:proofErr w:type="spellStart"/>
      <w:r>
        <w:rPr>
          <w:rFonts w:ascii="Times New Roman" w:eastAsia="Times New Roman" w:hAnsi="Times New Roman" w:cs="Times New Roman"/>
          <w:kern w:val="0"/>
          <w:sz w:val="24"/>
          <w:szCs w:val="24"/>
          <w14:ligatures w14:val="none"/>
        </w:rPr>
        <w:t>otp</w:t>
      </w:r>
      <w:proofErr w:type="spellEnd"/>
      <w:r>
        <w:rPr>
          <w:rFonts w:ascii="Times New Roman" w:eastAsia="Times New Roman" w:hAnsi="Times New Roman" w:cs="Times New Roman"/>
          <w:kern w:val="0"/>
          <w:sz w:val="24"/>
          <w:szCs w:val="24"/>
          <w14:ligatures w14:val="none"/>
        </w:rPr>
        <w:t xml:space="preserve"> also include </w:t>
      </w:r>
    </w:p>
    <w:p w14:paraId="7072225E" w14:textId="051E8C4F" w:rsidR="001E0431" w:rsidRDefault="001E0431" w:rsidP="001E0431">
      <w:pPr>
        <w:spacing w:line="360" w:lineRule="auto"/>
        <w:jc w:val="both"/>
        <w:rPr>
          <w:rFonts w:ascii="Times New Roman" w:eastAsia="Times New Roman" w:hAnsi="Times New Roman" w:cs="Times New Roman"/>
          <w:b/>
          <w:bCs/>
          <w:kern w:val="0"/>
          <w:sz w:val="24"/>
          <w:szCs w:val="24"/>
          <w14:ligatures w14:val="none"/>
        </w:rPr>
      </w:pPr>
      <w:r w:rsidRPr="001E0431">
        <w:rPr>
          <w:rFonts w:ascii="Times New Roman" w:eastAsia="Times New Roman" w:hAnsi="Times New Roman" w:cs="Times New Roman"/>
          <w:b/>
          <w:bCs/>
          <w:kern w:val="0"/>
          <w:sz w:val="24"/>
          <w:szCs w:val="24"/>
          <w14:ligatures w14:val="none"/>
        </w:rPr>
        <w:t>Freelancers Dashboard</w:t>
      </w:r>
    </w:p>
    <w:p w14:paraId="1CDA6925" w14:textId="66A6978E" w:rsidR="001E0431" w:rsidRPr="001E0431" w:rsidRDefault="001E0431" w:rsidP="001E0431">
      <w:pPr>
        <w:pStyle w:val="ListParagraph"/>
        <w:numPr>
          <w:ilvl w:val="0"/>
          <w:numId w:val="24"/>
        </w:num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 xml:space="preserve">Freelancers can manage their </w:t>
      </w:r>
      <w:proofErr w:type="gramStart"/>
      <w:r>
        <w:rPr>
          <w:rFonts w:ascii="Times New Roman" w:eastAsia="Times New Roman" w:hAnsi="Times New Roman" w:cs="Times New Roman"/>
          <w:kern w:val="0"/>
          <w:sz w:val="24"/>
          <w:szCs w:val="24"/>
          <w14:ligatures w14:val="none"/>
        </w:rPr>
        <w:t>profile ,</w:t>
      </w:r>
      <w:proofErr w:type="gramEnd"/>
      <w:r>
        <w:rPr>
          <w:rFonts w:ascii="Times New Roman" w:eastAsia="Times New Roman" w:hAnsi="Times New Roman" w:cs="Times New Roman"/>
          <w:kern w:val="0"/>
          <w:sz w:val="24"/>
          <w:szCs w:val="24"/>
          <w14:ligatures w14:val="none"/>
        </w:rPr>
        <w:t xml:space="preserve"> view available </w:t>
      </w:r>
      <w:proofErr w:type="gramStart"/>
      <w:r>
        <w:rPr>
          <w:rFonts w:ascii="Times New Roman" w:eastAsia="Times New Roman" w:hAnsi="Times New Roman" w:cs="Times New Roman"/>
          <w:kern w:val="0"/>
          <w:sz w:val="24"/>
          <w:szCs w:val="24"/>
          <w14:ligatures w14:val="none"/>
        </w:rPr>
        <w:t>orders ,</w:t>
      </w:r>
      <w:proofErr w:type="gramEnd"/>
      <w:r>
        <w:rPr>
          <w:rFonts w:ascii="Times New Roman" w:eastAsia="Times New Roman" w:hAnsi="Times New Roman" w:cs="Times New Roman"/>
          <w:kern w:val="0"/>
          <w:sz w:val="24"/>
          <w:szCs w:val="24"/>
          <w14:ligatures w14:val="none"/>
        </w:rPr>
        <w:t xml:space="preserve"> post gigs and track their work </w:t>
      </w:r>
    </w:p>
    <w:p w14:paraId="4A1D6BD3" w14:textId="74EAFBA1" w:rsidR="001E0431" w:rsidRPr="00C3195E" w:rsidRDefault="001E0431" w:rsidP="001E0431">
      <w:pPr>
        <w:pStyle w:val="ListParagraph"/>
        <w:numPr>
          <w:ilvl w:val="0"/>
          <w:numId w:val="24"/>
        </w:num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Access client communication threads and update status on assigned orders</w:t>
      </w:r>
    </w:p>
    <w:p w14:paraId="0E3EBA15" w14:textId="021AE2D2" w:rsidR="00C3195E" w:rsidRPr="001E0431" w:rsidRDefault="00C3195E" w:rsidP="001E0431">
      <w:pPr>
        <w:pStyle w:val="ListParagraph"/>
        <w:numPr>
          <w:ilvl w:val="0"/>
          <w:numId w:val="24"/>
        </w:num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 xml:space="preserve">Freelancer can reset their password </w:t>
      </w:r>
    </w:p>
    <w:p w14:paraId="04B3E7C3" w14:textId="19DB2550" w:rsidR="001E0431" w:rsidRDefault="001E0431" w:rsidP="001E0431">
      <w:p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Client dashboard</w:t>
      </w:r>
    </w:p>
    <w:p w14:paraId="51A88523" w14:textId="283853BE" w:rsidR="001E0431" w:rsidRPr="001E0431" w:rsidRDefault="001E0431" w:rsidP="001E0431">
      <w:pPr>
        <w:pStyle w:val="ListParagraph"/>
        <w:numPr>
          <w:ilvl w:val="0"/>
          <w:numId w:val="25"/>
        </w:numPr>
        <w:spacing w:line="360" w:lineRule="auto"/>
        <w:jc w:val="both"/>
        <w:rPr>
          <w:rFonts w:ascii="Times New Roman" w:eastAsia="Times New Roman" w:hAnsi="Times New Roman" w:cs="Times New Roman"/>
          <w:kern w:val="0"/>
          <w:sz w:val="24"/>
          <w:szCs w:val="24"/>
          <w14:ligatures w14:val="none"/>
        </w:rPr>
      </w:pPr>
      <w:r w:rsidRPr="001E0431">
        <w:rPr>
          <w:rFonts w:ascii="Times New Roman" w:eastAsia="Times New Roman" w:hAnsi="Times New Roman" w:cs="Times New Roman"/>
          <w:kern w:val="0"/>
          <w:sz w:val="24"/>
          <w:szCs w:val="24"/>
          <w14:ligatures w14:val="none"/>
        </w:rPr>
        <w:t xml:space="preserve">Client can browse </w:t>
      </w:r>
      <w:proofErr w:type="gramStart"/>
      <w:r w:rsidRPr="001E0431">
        <w:rPr>
          <w:rFonts w:ascii="Times New Roman" w:eastAsia="Times New Roman" w:hAnsi="Times New Roman" w:cs="Times New Roman"/>
          <w:kern w:val="0"/>
          <w:sz w:val="24"/>
          <w:szCs w:val="24"/>
          <w14:ligatures w14:val="none"/>
        </w:rPr>
        <w:t>freelancers</w:t>
      </w:r>
      <w:proofErr w:type="gramEnd"/>
      <w:r w:rsidRPr="001E0431">
        <w:rPr>
          <w:rFonts w:ascii="Times New Roman" w:eastAsia="Times New Roman" w:hAnsi="Times New Roman" w:cs="Times New Roman"/>
          <w:kern w:val="0"/>
          <w:sz w:val="24"/>
          <w:szCs w:val="24"/>
          <w14:ligatures w14:val="none"/>
        </w:rPr>
        <w:t xml:space="preserve"> listings and assign tasks</w:t>
      </w:r>
    </w:p>
    <w:p w14:paraId="641D9DBD" w14:textId="11A497B2" w:rsidR="001E0431" w:rsidRDefault="001E0431" w:rsidP="00C3195E">
      <w:pPr>
        <w:pStyle w:val="ListParagraph"/>
        <w:numPr>
          <w:ilvl w:val="0"/>
          <w:numId w:val="25"/>
        </w:numPr>
        <w:spacing w:line="360" w:lineRule="auto"/>
        <w:jc w:val="both"/>
        <w:rPr>
          <w:rFonts w:ascii="Times New Roman" w:eastAsia="Times New Roman" w:hAnsi="Times New Roman" w:cs="Times New Roman"/>
          <w:kern w:val="0"/>
          <w:sz w:val="24"/>
          <w:szCs w:val="24"/>
          <w14:ligatures w14:val="none"/>
        </w:rPr>
      </w:pPr>
      <w:r w:rsidRPr="001E0431">
        <w:rPr>
          <w:rFonts w:ascii="Times New Roman" w:eastAsia="Times New Roman" w:hAnsi="Times New Roman" w:cs="Times New Roman"/>
          <w:kern w:val="0"/>
          <w:sz w:val="24"/>
          <w:szCs w:val="24"/>
          <w14:ligatures w14:val="none"/>
        </w:rPr>
        <w:t xml:space="preserve">Communicate securely with freelancers </w:t>
      </w:r>
    </w:p>
    <w:p w14:paraId="06291E02" w14:textId="4C317C95" w:rsidR="00C3195E" w:rsidRPr="00C3195E" w:rsidRDefault="00C3195E" w:rsidP="00C3195E">
      <w:pPr>
        <w:pStyle w:val="ListParagraph"/>
        <w:numPr>
          <w:ilvl w:val="0"/>
          <w:numId w:val="25"/>
        </w:num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Client can reset the password if they forgot </w:t>
      </w:r>
    </w:p>
    <w:p w14:paraId="1198AE67" w14:textId="77777777" w:rsidR="001E0431" w:rsidRDefault="001E0431" w:rsidP="00712A17">
      <w:pPr>
        <w:spacing w:line="360" w:lineRule="auto"/>
        <w:jc w:val="both"/>
        <w:rPr>
          <w:rFonts w:ascii="Times New Roman" w:eastAsia="Times New Roman" w:hAnsi="Times New Roman" w:cs="Times New Roman"/>
          <w:kern w:val="0"/>
          <w:sz w:val="24"/>
          <w:szCs w:val="24"/>
          <w14:ligatures w14:val="none"/>
        </w:rPr>
      </w:pPr>
    </w:p>
    <w:p w14:paraId="7B40BAEF"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0CE038BA"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6F7D14F0"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0BBC51C5"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6D91CE00"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378466EC"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131E9512"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7B7FAE1A"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00DF6B54"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5314C1B0"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5652D15B"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3B391D5C"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32AA555F"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691852E1"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0DEACF46"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1D7E265C"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093E697A"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3AEC2704"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21626A84"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576979C1" w14:textId="77777777" w:rsidR="00C3195E" w:rsidRDefault="00C3195E" w:rsidP="00712A17">
      <w:pPr>
        <w:spacing w:line="360" w:lineRule="auto"/>
        <w:jc w:val="both"/>
        <w:rPr>
          <w:rFonts w:ascii="Times New Roman" w:eastAsia="Times New Roman" w:hAnsi="Times New Roman" w:cs="Times New Roman"/>
          <w:kern w:val="0"/>
          <w:sz w:val="24"/>
          <w:szCs w:val="24"/>
          <w14:ligatures w14:val="none"/>
        </w:rPr>
      </w:pPr>
    </w:p>
    <w:p w14:paraId="795F1AFD" w14:textId="4AA8622C" w:rsidR="00C3195E" w:rsidRDefault="00C3195E" w:rsidP="00C3195E">
      <w:pPr>
        <w:spacing w:line="48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CHAPTER </w:t>
      </w:r>
      <w:proofErr w:type="gramStart"/>
      <w:r>
        <w:rPr>
          <w:rFonts w:ascii="Times New Roman" w:eastAsia="Times New Roman" w:hAnsi="Times New Roman" w:cs="Times New Roman"/>
          <w:b/>
          <w:bCs/>
          <w:kern w:val="0"/>
          <w:sz w:val="32"/>
          <w:szCs w:val="32"/>
          <w14:ligatures w14:val="none"/>
        </w:rPr>
        <w:t>5 :</w:t>
      </w:r>
      <w:proofErr w:type="gramEnd"/>
      <w:r>
        <w:rPr>
          <w:rFonts w:ascii="Times New Roman" w:eastAsia="Times New Roman" w:hAnsi="Times New Roman" w:cs="Times New Roman"/>
          <w:b/>
          <w:bCs/>
          <w:kern w:val="0"/>
          <w:sz w:val="32"/>
          <w:szCs w:val="32"/>
          <w14:ligatures w14:val="none"/>
        </w:rPr>
        <w:t xml:space="preserve"> SYSTEM DESIGN</w:t>
      </w:r>
    </w:p>
    <w:p w14:paraId="5F6C3C84" w14:textId="77777777" w:rsidR="00C3195E" w:rsidRDefault="00C3195E" w:rsidP="00C3195E">
      <w:pPr>
        <w:spacing w:line="480" w:lineRule="auto"/>
        <w:jc w:val="center"/>
        <w:rPr>
          <w:rFonts w:ascii="Times New Roman" w:eastAsia="Times New Roman" w:hAnsi="Times New Roman" w:cs="Times New Roman"/>
          <w:b/>
          <w:bCs/>
          <w:kern w:val="0"/>
          <w:sz w:val="32"/>
          <w:szCs w:val="32"/>
          <w14:ligatures w14:val="none"/>
        </w:rPr>
      </w:pPr>
    </w:p>
    <w:p w14:paraId="65E25A09" w14:textId="77777777" w:rsidR="00C3195E" w:rsidRDefault="00C3195E" w:rsidP="00C3195E">
      <w:pPr>
        <w:spacing w:line="480" w:lineRule="auto"/>
        <w:jc w:val="center"/>
        <w:rPr>
          <w:rFonts w:ascii="Times New Roman" w:eastAsia="Times New Roman" w:hAnsi="Times New Roman" w:cs="Times New Roman"/>
          <w:b/>
          <w:bCs/>
          <w:kern w:val="0"/>
          <w:sz w:val="32"/>
          <w:szCs w:val="32"/>
          <w14:ligatures w14:val="none"/>
        </w:rPr>
      </w:pPr>
    </w:p>
    <w:p w14:paraId="51B032E3" w14:textId="77777777" w:rsidR="00C3195E" w:rsidRDefault="00C3195E" w:rsidP="00C3195E">
      <w:pPr>
        <w:spacing w:line="480" w:lineRule="auto"/>
        <w:jc w:val="center"/>
        <w:rPr>
          <w:rFonts w:ascii="Times New Roman" w:eastAsia="Times New Roman" w:hAnsi="Times New Roman" w:cs="Times New Roman"/>
          <w:b/>
          <w:bCs/>
          <w:kern w:val="0"/>
          <w:sz w:val="32"/>
          <w:szCs w:val="32"/>
          <w14:ligatures w14:val="none"/>
        </w:rPr>
      </w:pPr>
    </w:p>
    <w:p w14:paraId="777F5C8E" w14:textId="77777777" w:rsidR="00C3195E" w:rsidRDefault="00C3195E" w:rsidP="00C3195E">
      <w:pPr>
        <w:spacing w:line="480" w:lineRule="auto"/>
        <w:jc w:val="center"/>
        <w:rPr>
          <w:rFonts w:ascii="Times New Roman" w:eastAsia="Times New Roman" w:hAnsi="Times New Roman" w:cs="Times New Roman"/>
          <w:b/>
          <w:bCs/>
          <w:kern w:val="0"/>
          <w:sz w:val="32"/>
          <w:szCs w:val="32"/>
          <w14:ligatures w14:val="none"/>
        </w:rPr>
      </w:pPr>
    </w:p>
    <w:p w14:paraId="0A0BAA08" w14:textId="77777777" w:rsidR="00C3195E" w:rsidRDefault="00C3195E" w:rsidP="00C3195E">
      <w:pPr>
        <w:spacing w:line="480" w:lineRule="auto"/>
        <w:jc w:val="center"/>
        <w:rPr>
          <w:rFonts w:ascii="Times New Roman" w:eastAsia="Times New Roman" w:hAnsi="Times New Roman" w:cs="Times New Roman"/>
          <w:b/>
          <w:bCs/>
          <w:kern w:val="0"/>
          <w:sz w:val="32"/>
          <w:szCs w:val="32"/>
          <w14:ligatures w14:val="none"/>
        </w:rPr>
      </w:pPr>
    </w:p>
    <w:p w14:paraId="554705A7" w14:textId="77777777" w:rsidR="00C3195E" w:rsidRDefault="00C3195E" w:rsidP="00C3195E">
      <w:pPr>
        <w:spacing w:line="480" w:lineRule="auto"/>
        <w:jc w:val="center"/>
        <w:rPr>
          <w:rFonts w:ascii="Times New Roman" w:eastAsia="Times New Roman" w:hAnsi="Times New Roman" w:cs="Times New Roman"/>
          <w:b/>
          <w:bCs/>
          <w:kern w:val="0"/>
          <w:sz w:val="32"/>
          <w:szCs w:val="32"/>
          <w14:ligatures w14:val="none"/>
        </w:rPr>
      </w:pPr>
    </w:p>
    <w:p w14:paraId="357F9AEF" w14:textId="77777777" w:rsidR="00C3195E" w:rsidRDefault="00C3195E" w:rsidP="00C3195E">
      <w:pPr>
        <w:spacing w:line="480" w:lineRule="auto"/>
        <w:jc w:val="center"/>
        <w:rPr>
          <w:rFonts w:ascii="Times New Roman" w:eastAsia="Times New Roman" w:hAnsi="Times New Roman" w:cs="Times New Roman"/>
          <w:b/>
          <w:bCs/>
          <w:kern w:val="0"/>
          <w:sz w:val="32"/>
          <w:szCs w:val="32"/>
          <w14:ligatures w14:val="none"/>
        </w:rPr>
      </w:pPr>
    </w:p>
    <w:p w14:paraId="49B873AF" w14:textId="77777777" w:rsidR="00C3195E" w:rsidRDefault="00C3195E" w:rsidP="00C3195E">
      <w:pPr>
        <w:spacing w:line="480" w:lineRule="auto"/>
        <w:rPr>
          <w:rFonts w:ascii="Times New Roman" w:eastAsia="Times New Roman" w:hAnsi="Times New Roman" w:cs="Times New Roman"/>
          <w:b/>
          <w:bCs/>
          <w:kern w:val="0"/>
          <w:sz w:val="32"/>
          <w:szCs w:val="32"/>
          <w14:ligatures w14:val="none"/>
        </w:rPr>
      </w:pPr>
    </w:p>
    <w:p w14:paraId="07DE331A" w14:textId="563893D7" w:rsidR="00C3195E" w:rsidRDefault="00C3195E" w:rsidP="00C3195E">
      <w:pPr>
        <w:spacing w:line="480" w:lineRule="auto"/>
        <w:jc w:val="right"/>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lastRenderedPageBreak/>
        <w:t>SYSTEM DESIGN</w:t>
      </w:r>
    </w:p>
    <w:p w14:paraId="6ACE7D27" w14:textId="680D41C0" w:rsidR="001E0431" w:rsidRDefault="00C3195E" w:rsidP="00712A17">
      <w:pPr>
        <w:spacing w:line="360" w:lineRule="auto"/>
        <w:jc w:val="both"/>
        <w:rPr>
          <w:rFonts w:ascii="Times New Roman" w:eastAsia="Times New Roman" w:hAnsi="Times New Roman" w:cs="Times New Roman"/>
          <w:kern w:val="0"/>
          <w:sz w:val="28"/>
          <w:szCs w:val="28"/>
          <w14:ligatures w14:val="none"/>
        </w:rPr>
      </w:pPr>
      <w:r w:rsidRPr="00C3195E">
        <w:rPr>
          <w:rFonts w:ascii="Times New Roman" w:eastAsia="Times New Roman" w:hAnsi="Times New Roman" w:cs="Times New Roman"/>
          <w:noProof/>
          <w:kern w:val="0"/>
          <w:sz w:val="28"/>
          <w:szCs w:val="28"/>
          <w14:ligatures w14:val="none"/>
        </w:rPr>
        <w:drawing>
          <wp:anchor distT="0" distB="0" distL="114300" distR="114300" simplePos="0" relativeHeight="251658240" behindDoc="0" locked="0" layoutInCell="1" allowOverlap="1" wp14:anchorId="592020B1" wp14:editId="09AB81B4">
            <wp:simplePos x="0" y="0"/>
            <wp:positionH relativeFrom="column">
              <wp:posOffset>1096478</wp:posOffset>
            </wp:positionH>
            <wp:positionV relativeFrom="paragraph">
              <wp:posOffset>362151</wp:posOffset>
            </wp:positionV>
            <wp:extent cx="3557270" cy="7929245"/>
            <wp:effectExtent l="0" t="0" r="5080" b="0"/>
            <wp:wrapTopAndBottom/>
            <wp:docPr id="88769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270" cy="7929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sz w:val="28"/>
          <w:szCs w:val="28"/>
          <w14:ligatures w14:val="none"/>
        </w:rPr>
        <w:t xml:space="preserve">Use case diagram </w:t>
      </w:r>
    </w:p>
    <w:p w14:paraId="4F4D0F1B" w14:textId="13226996" w:rsidR="00C3195E" w:rsidRDefault="00C3195E" w:rsidP="00712A17">
      <w:pPr>
        <w:spacing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 xml:space="preserve">Sequence diagram </w:t>
      </w:r>
    </w:p>
    <w:p w14:paraId="732E1167" w14:textId="79E468D8" w:rsidR="00C3195E" w:rsidRDefault="00C3195E" w:rsidP="00C3195E">
      <w:pPr>
        <w:spacing w:line="360" w:lineRule="auto"/>
        <w:jc w:val="center"/>
        <w:rPr>
          <w:rFonts w:ascii="Times New Roman" w:eastAsia="Times New Roman" w:hAnsi="Times New Roman" w:cs="Times New Roman"/>
          <w:kern w:val="0"/>
          <w:sz w:val="28"/>
          <w:szCs w:val="28"/>
          <w14:ligatures w14:val="none"/>
        </w:rPr>
      </w:pPr>
      <w:r w:rsidRPr="00C3195E">
        <w:rPr>
          <w:rFonts w:ascii="Times New Roman" w:eastAsia="Times New Roman" w:hAnsi="Times New Roman" w:cs="Times New Roman"/>
          <w:noProof/>
          <w:kern w:val="0"/>
          <w:sz w:val="28"/>
          <w:szCs w:val="28"/>
          <w14:ligatures w14:val="none"/>
        </w:rPr>
        <w:drawing>
          <wp:inline distT="0" distB="0" distL="0" distR="0" wp14:anchorId="2B804379" wp14:editId="12F40D02">
            <wp:extent cx="2762812" cy="7274727"/>
            <wp:effectExtent l="0" t="0" r="0" b="2540"/>
            <wp:docPr id="1545612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5527" cy="7281875"/>
                    </a:xfrm>
                    <a:prstGeom prst="rect">
                      <a:avLst/>
                    </a:prstGeom>
                    <a:noFill/>
                    <a:ln>
                      <a:noFill/>
                    </a:ln>
                  </pic:spPr>
                </pic:pic>
              </a:graphicData>
            </a:graphic>
          </wp:inline>
        </w:drawing>
      </w:r>
    </w:p>
    <w:p w14:paraId="22494BEE" w14:textId="77777777" w:rsidR="00C3195E" w:rsidRDefault="00C3195E" w:rsidP="00C3195E">
      <w:pPr>
        <w:spacing w:line="360" w:lineRule="auto"/>
        <w:jc w:val="center"/>
        <w:rPr>
          <w:rFonts w:ascii="Times New Roman" w:eastAsia="Times New Roman" w:hAnsi="Times New Roman" w:cs="Times New Roman"/>
          <w:kern w:val="0"/>
          <w:sz w:val="28"/>
          <w:szCs w:val="28"/>
          <w14:ligatures w14:val="none"/>
        </w:rPr>
      </w:pPr>
    </w:p>
    <w:p w14:paraId="2AABA49F" w14:textId="77777777" w:rsidR="00C3195E" w:rsidRDefault="00C3195E" w:rsidP="00C3195E">
      <w:pPr>
        <w:spacing w:line="360" w:lineRule="auto"/>
        <w:jc w:val="center"/>
        <w:rPr>
          <w:rFonts w:ascii="Times New Roman" w:eastAsia="Times New Roman" w:hAnsi="Times New Roman" w:cs="Times New Roman"/>
          <w:kern w:val="0"/>
          <w:sz w:val="28"/>
          <w:szCs w:val="28"/>
          <w14:ligatures w14:val="none"/>
        </w:rPr>
      </w:pPr>
    </w:p>
    <w:p w14:paraId="2B3A4EF5" w14:textId="70D64B0B" w:rsidR="00C3195E" w:rsidRDefault="00C3195E" w:rsidP="00C3195E">
      <w:pPr>
        <w:spacing w:line="36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Sequence diagram for seller</w:t>
      </w:r>
    </w:p>
    <w:p w14:paraId="02AA23A6" w14:textId="77777777" w:rsidR="00C3195E" w:rsidRDefault="00C3195E" w:rsidP="00C3195E">
      <w:pPr>
        <w:spacing w:line="360" w:lineRule="auto"/>
        <w:jc w:val="center"/>
        <w:rPr>
          <w:rFonts w:ascii="Times New Roman" w:eastAsia="Times New Roman" w:hAnsi="Times New Roman" w:cs="Times New Roman"/>
          <w:kern w:val="0"/>
          <w:sz w:val="28"/>
          <w:szCs w:val="28"/>
          <w14:ligatures w14:val="none"/>
        </w:rPr>
      </w:pPr>
    </w:p>
    <w:p w14:paraId="216060EE" w14:textId="76F3D11C" w:rsidR="00C3195E" w:rsidRDefault="00C3195E" w:rsidP="00C3195E">
      <w:pPr>
        <w:spacing w:line="360" w:lineRule="auto"/>
        <w:jc w:val="center"/>
        <w:rPr>
          <w:rFonts w:ascii="Times New Roman" w:eastAsia="Times New Roman" w:hAnsi="Times New Roman" w:cs="Times New Roman"/>
          <w:kern w:val="0"/>
          <w:sz w:val="28"/>
          <w:szCs w:val="28"/>
          <w14:ligatures w14:val="none"/>
        </w:rPr>
      </w:pPr>
      <w:r w:rsidRPr="00C3195E">
        <w:rPr>
          <w:rFonts w:ascii="Times New Roman" w:eastAsia="Times New Roman" w:hAnsi="Times New Roman" w:cs="Times New Roman"/>
          <w:noProof/>
          <w:kern w:val="0"/>
          <w:sz w:val="28"/>
          <w:szCs w:val="28"/>
          <w14:ligatures w14:val="none"/>
        </w:rPr>
        <w:drawing>
          <wp:inline distT="0" distB="0" distL="0" distR="0" wp14:anchorId="55E8F89B" wp14:editId="58A67E93">
            <wp:extent cx="3409805" cy="7650547"/>
            <wp:effectExtent l="0" t="0" r="635" b="7620"/>
            <wp:docPr id="351215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4552" cy="7661199"/>
                    </a:xfrm>
                    <a:prstGeom prst="rect">
                      <a:avLst/>
                    </a:prstGeom>
                    <a:noFill/>
                    <a:ln>
                      <a:noFill/>
                    </a:ln>
                  </pic:spPr>
                </pic:pic>
              </a:graphicData>
            </a:graphic>
          </wp:inline>
        </w:drawing>
      </w:r>
    </w:p>
    <w:p w14:paraId="391C6526" w14:textId="1F900FDA" w:rsidR="00C3195E" w:rsidRDefault="00CB1388" w:rsidP="00712A17">
      <w:pPr>
        <w:spacing w:line="360"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w:lastRenderedPageBreak/>
        <mc:AlternateContent>
          <mc:Choice Requires="wps">
            <w:drawing>
              <wp:anchor distT="0" distB="0" distL="114300" distR="114300" simplePos="0" relativeHeight="251661312" behindDoc="0" locked="0" layoutInCell="1" allowOverlap="1" wp14:anchorId="51558C19" wp14:editId="1FF528FD">
                <wp:simplePos x="0" y="0"/>
                <wp:positionH relativeFrom="column">
                  <wp:posOffset>2067649</wp:posOffset>
                </wp:positionH>
                <wp:positionV relativeFrom="paragraph">
                  <wp:posOffset>1393687</wp:posOffset>
                </wp:positionV>
                <wp:extent cx="1016711" cy="217409"/>
                <wp:effectExtent l="0" t="0" r="12065" b="11430"/>
                <wp:wrapNone/>
                <wp:docPr id="1257781869" name="Text Box 12"/>
                <wp:cNvGraphicFramePr/>
                <a:graphic xmlns:a="http://schemas.openxmlformats.org/drawingml/2006/main">
                  <a:graphicData uri="http://schemas.microsoft.com/office/word/2010/wordprocessingShape">
                    <wps:wsp>
                      <wps:cNvSpPr txBox="1"/>
                      <wps:spPr>
                        <a:xfrm>
                          <a:off x="0" y="0"/>
                          <a:ext cx="1016711" cy="217409"/>
                        </a:xfrm>
                        <a:prstGeom prst="rect">
                          <a:avLst/>
                        </a:prstGeom>
                        <a:ln>
                          <a:solidFill>
                            <a:schemeClr val="bg1">
                              <a:lumMod val="85000"/>
                            </a:schemeClr>
                          </a:solidFill>
                        </a:ln>
                      </wps:spPr>
                      <wps:style>
                        <a:lnRef idx="3">
                          <a:schemeClr val="lt1"/>
                        </a:lnRef>
                        <a:fillRef idx="1">
                          <a:schemeClr val="accent3"/>
                        </a:fillRef>
                        <a:effectRef idx="1">
                          <a:schemeClr val="accent3"/>
                        </a:effectRef>
                        <a:fontRef idx="minor">
                          <a:schemeClr val="lt1"/>
                        </a:fontRef>
                      </wps:style>
                      <wps:txbx>
                        <w:txbxContent>
                          <w:p w14:paraId="609324CA" w14:textId="349E3DAA" w:rsidR="00CB1388" w:rsidRPr="00CB1388" w:rsidRDefault="00CB1388">
                            <w:pPr>
                              <w:rPr>
                                <w:color w:val="000000" w:themeColor="text1"/>
                                <w:sz w:val="14"/>
                                <w:szCs w:val="14"/>
                              </w:rPr>
                            </w:pPr>
                            <w:r>
                              <w:rPr>
                                <w:color w:val="000000" w:themeColor="text1"/>
                                <w:sz w:val="14"/>
                                <w:szCs w:val="14"/>
                              </w:rPr>
                              <w:t>User open gagster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58C19" id="_x0000_t202" coordsize="21600,21600" o:spt="202" path="m,l,21600r21600,l21600,xe">
                <v:stroke joinstyle="miter"/>
                <v:path gradientshapeok="t" o:connecttype="rect"/>
              </v:shapetype>
              <v:shape id="Text Box 12" o:spid="_x0000_s1026" type="#_x0000_t202" style="position:absolute;left:0;text-align:left;margin-left:162.8pt;margin-top:109.75pt;width:80.05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" fillcolor="#a5a5a5 [3206]" strokecolor="#d8d8d8 [2732]" strokeweight="1.5pt">
                <v:textbox>
                  <w:txbxContent>
                    <w:p w14:paraId="609324CA" w14:textId="349E3DAA" w:rsidR="00CB1388" w:rsidRPr="00CB1388" w:rsidRDefault="00CB1388">
                      <w:pPr>
                        <w:rPr>
                          <w:color w:val="000000" w:themeColor="text1"/>
                          <w:sz w:val="14"/>
                          <w:szCs w:val="14"/>
                        </w:rPr>
                      </w:pPr>
                      <w:r>
                        <w:rPr>
                          <w:color w:val="000000" w:themeColor="text1"/>
                          <w:sz w:val="14"/>
                          <w:szCs w:val="14"/>
                        </w:rPr>
                        <w:t>User open gagster site</w:t>
                      </w:r>
                    </w:p>
                  </w:txbxContent>
                </v:textbox>
              </v:shape>
            </w:pict>
          </mc:Fallback>
        </mc:AlternateContent>
      </w:r>
      <w:r w:rsidRPr="00CB1388">
        <w:rPr>
          <w:rFonts w:ascii="Times New Roman" w:eastAsia="Times New Roman" w:hAnsi="Times New Roman" w:cs="Times New Roman"/>
          <w:b/>
          <w:bCs/>
          <w:noProof/>
          <w:kern w:val="0"/>
          <w:sz w:val="28"/>
          <w:szCs w:val="28"/>
          <w14:ligatures w14:val="none"/>
        </w:rPr>
        <w:drawing>
          <wp:anchor distT="0" distB="0" distL="114300" distR="114300" simplePos="0" relativeHeight="251659264" behindDoc="1" locked="0" layoutInCell="1" allowOverlap="1" wp14:anchorId="7F93E4FB" wp14:editId="07F753D2">
            <wp:simplePos x="0" y="0"/>
            <wp:positionH relativeFrom="margin">
              <wp:posOffset>56515</wp:posOffset>
            </wp:positionH>
            <wp:positionV relativeFrom="paragraph">
              <wp:posOffset>1075144</wp:posOffset>
            </wp:positionV>
            <wp:extent cx="5504815" cy="3967480"/>
            <wp:effectExtent l="0" t="0" r="635" b="0"/>
            <wp:wrapTight wrapText="bothSides">
              <wp:wrapPolygon edited="0">
                <wp:start x="0" y="0"/>
                <wp:lineTo x="0" y="21469"/>
                <wp:lineTo x="21528" y="21469"/>
                <wp:lineTo x="21528" y="0"/>
                <wp:lineTo x="0" y="0"/>
              </wp:wrapPolygon>
            </wp:wrapTight>
            <wp:docPr id="355899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4815" cy="3967480"/>
                    </a:xfrm>
                    <a:prstGeom prst="rect">
                      <a:avLst/>
                    </a:prstGeom>
                    <a:noFill/>
                    <a:ln>
                      <a:noFill/>
                    </a:ln>
                  </pic:spPr>
                </pic:pic>
              </a:graphicData>
            </a:graphic>
          </wp:anchor>
        </w:drawing>
      </w:r>
      <w:r>
        <w:rPr>
          <w:rFonts w:ascii="Times New Roman" w:eastAsia="Times New Roman" w:hAnsi="Times New Roman" w:cs="Times New Roman"/>
          <w:b/>
          <w:bCs/>
          <w:kern w:val="0"/>
          <w:sz w:val="28"/>
          <w:szCs w:val="28"/>
          <w14:ligatures w14:val="none"/>
        </w:rPr>
        <w:t xml:space="preserve">Activity Diagram </w:t>
      </w:r>
    </w:p>
    <w:p w14:paraId="28331B89"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56C2EFFF"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6B057711"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17E5439B"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50A7B021"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04D76BC5"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6A33CD35"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21373FAB"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0C61426A"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776D60D8"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5A8FC73A"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62B10AC0"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4E2AF06F" w14:textId="77777777" w:rsidR="00AB37BC" w:rsidRDefault="00AB37BC" w:rsidP="00712A17">
      <w:pPr>
        <w:spacing w:line="360" w:lineRule="auto"/>
        <w:jc w:val="both"/>
        <w:rPr>
          <w:rFonts w:ascii="Times New Roman" w:eastAsia="Times New Roman" w:hAnsi="Times New Roman" w:cs="Times New Roman"/>
          <w:b/>
          <w:bCs/>
          <w:kern w:val="0"/>
          <w:sz w:val="28"/>
          <w:szCs w:val="28"/>
          <w14:ligatures w14:val="none"/>
        </w:rPr>
      </w:pPr>
    </w:p>
    <w:p w14:paraId="078BC727" w14:textId="77777777" w:rsidR="00AB37BC" w:rsidRDefault="00AB37BC" w:rsidP="00AB37BC">
      <w:pPr>
        <w:spacing w:line="360" w:lineRule="auto"/>
        <w:jc w:val="both"/>
        <w:rPr>
          <w:rFonts w:ascii="Times New Roman" w:eastAsia="Times New Roman" w:hAnsi="Times New Roman" w:cs="Times New Roman"/>
          <w:b/>
          <w:bCs/>
          <w:kern w:val="0"/>
          <w:sz w:val="28"/>
          <w:szCs w:val="28"/>
          <w14:ligatures w14:val="none"/>
        </w:rPr>
      </w:pPr>
    </w:p>
    <w:p w14:paraId="4B700F9E" w14:textId="77777777" w:rsidR="00AB37BC" w:rsidRDefault="00AB37BC" w:rsidP="00AB37BC">
      <w:pPr>
        <w:spacing w:line="360" w:lineRule="auto"/>
        <w:jc w:val="both"/>
        <w:rPr>
          <w:rFonts w:ascii="Times New Roman" w:eastAsia="Times New Roman" w:hAnsi="Times New Roman" w:cs="Times New Roman"/>
          <w:b/>
          <w:bCs/>
          <w:kern w:val="0"/>
          <w:sz w:val="28"/>
          <w:szCs w:val="28"/>
          <w14:ligatures w14:val="none"/>
        </w:rPr>
      </w:pPr>
    </w:p>
    <w:p w14:paraId="0CBB4D95" w14:textId="77777777" w:rsidR="00AB37BC" w:rsidRDefault="00AB37BC" w:rsidP="00AB37BC">
      <w:pPr>
        <w:spacing w:line="360" w:lineRule="auto"/>
        <w:jc w:val="both"/>
        <w:rPr>
          <w:rFonts w:ascii="Times New Roman" w:eastAsia="Times New Roman" w:hAnsi="Times New Roman" w:cs="Times New Roman"/>
          <w:b/>
          <w:bCs/>
          <w:kern w:val="0"/>
          <w:sz w:val="28"/>
          <w:szCs w:val="28"/>
          <w14:ligatures w14:val="none"/>
        </w:rPr>
      </w:pPr>
    </w:p>
    <w:p w14:paraId="64DB5FF4"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582C797C"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77BAA6CC"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181DE11F"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63F5C45A"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603378D8" w14:textId="4D5228D8" w:rsidR="00AB37BC" w:rsidRPr="00AB37BC" w:rsidRDefault="00AB37BC" w:rsidP="00AB37BC">
      <w:pPr>
        <w:spacing w:line="360" w:lineRule="auto"/>
        <w:jc w:val="center"/>
        <w:rPr>
          <w:rFonts w:ascii="Times New Roman" w:eastAsia="Times New Roman" w:hAnsi="Times New Roman" w:cs="Times New Roman"/>
          <w:b/>
          <w:bCs/>
          <w:kern w:val="0"/>
          <w:sz w:val="32"/>
          <w:szCs w:val="32"/>
          <w14:ligatures w14:val="none"/>
        </w:rPr>
      </w:pPr>
      <w:r w:rsidRPr="00AB37BC">
        <w:rPr>
          <w:rFonts w:ascii="Times New Roman" w:eastAsia="Times New Roman" w:hAnsi="Times New Roman" w:cs="Times New Roman"/>
          <w:b/>
          <w:bCs/>
          <w:kern w:val="0"/>
          <w:sz w:val="32"/>
          <w:szCs w:val="32"/>
          <w14:ligatures w14:val="none"/>
        </w:rPr>
        <w:t xml:space="preserve">CHAPTER </w:t>
      </w:r>
      <w:proofErr w:type="gramStart"/>
      <w:r w:rsidRPr="00AB37BC">
        <w:rPr>
          <w:rFonts w:ascii="Times New Roman" w:eastAsia="Times New Roman" w:hAnsi="Times New Roman" w:cs="Times New Roman"/>
          <w:b/>
          <w:bCs/>
          <w:kern w:val="0"/>
          <w:sz w:val="32"/>
          <w:szCs w:val="32"/>
          <w14:ligatures w14:val="none"/>
        </w:rPr>
        <w:t>6 :</w:t>
      </w:r>
      <w:proofErr w:type="gramEnd"/>
      <w:r w:rsidRPr="00AB37BC">
        <w:rPr>
          <w:rFonts w:ascii="Times New Roman" w:eastAsia="Times New Roman" w:hAnsi="Times New Roman" w:cs="Times New Roman"/>
          <w:b/>
          <w:bCs/>
          <w:kern w:val="0"/>
          <w:sz w:val="32"/>
          <w:szCs w:val="32"/>
          <w14:ligatures w14:val="none"/>
        </w:rPr>
        <w:t xml:space="preserve"> IMPLEMENTATION DETAILS</w:t>
      </w:r>
    </w:p>
    <w:p w14:paraId="098E3400"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1BA3861F"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6E7E884C"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35EDB723"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0049A8AB"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1B169012"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150D11EC"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7B8F9BE3"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234AA126"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197BD2DB"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693842A9" w14:textId="77777777" w:rsidR="00AB37BC" w:rsidRDefault="00AB37BC" w:rsidP="00AB37BC">
      <w:pPr>
        <w:spacing w:line="360" w:lineRule="auto"/>
        <w:jc w:val="center"/>
        <w:rPr>
          <w:rFonts w:ascii="Times New Roman" w:eastAsia="Times New Roman" w:hAnsi="Times New Roman" w:cs="Times New Roman"/>
          <w:b/>
          <w:bCs/>
          <w:kern w:val="0"/>
          <w:sz w:val="28"/>
          <w:szCs w:val="28"/>
          <w14:ligatures w14:val="none"/>
        </w:rPr>
      </w:pPr>
    </w:p>
    <w:p w14:paraId="1EBC195F" w14:textId="044F8E7C" w:rsidR="00AB37BC" w:rsidRPr="00AB37BC" w:rsidRDefault="00AB37BC" w:rsidP="00AB37BC">
      <w:pPr>
        <w:spacing w:line="360" w:lineRule="auto"/>
        <w:jc w:val="right"/>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 xml:space="preserve">IMPEMENTATION DETAILS </w:t>
      </w:r>
    </w:p>
    <w:p w14:paraId="31262655" w14:textId="77777777" w:rsidR="00AB37BC" w:rsidRPr="00AB37BC" w:rsidRDefault="00AB37BC" w:rsidP="00AB37BC">
      <w:pPr>
        <w:spacing w:line="360" w:lineRule="auto"/>
        <w:jc w:val="both"/>
        <w:rPr>
          <w:rFonts w:ascii="Times New Roman" w:eastAsia="Times New Roman" w:hAnsi="Times New Roman" w:cs="Times New Roman"/>
          <w:b/>
          <w:bCs/>
          <w:kern w:val="0"/>
          <w:sz w:val="28"/>
          <w:szCs w:val="28"/>
          <w14:ligatures w14:val="none"/>
        </w:rPr>
      </w:pPr>
      <w:r w:rsidRPr="00AB37BC">
        <w:rPr>
          <w:rFonts w:ascii="Times New Roman" w:eastAsia="Times New Roman" w:hAnsi="Times New Roman" w:cs="Times New Roman"/>
          <w:b/>
          <w:bCs/>
          <w:kern w:val="0"/>
          <w:sz w:val="28"/>
          <w:szCs w:val="28"/>
          <w14:ligatures w14:val="none"/>
        </w:rPr>
        <w:t>Frontend Enhancements</w:t>
      </w:r>
    </w:p>
    <w:p w14:paraId="1F995609" w14:textId="77777777" w:rsidR="00AB37BC" w:rsidRPr="00AB37BC" w:rsidRDefault="00AB37BC" w:rsidP="00AB37BC">
      <w:pPr>
        <w:numPr>
          <w:ilvl w:val="0"/>
          <w:numId w:val="26"/>
        </w:numPr>
        <w:spacing w:line="36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New Pages:</w:t>
      </w:r>
    </w:p>
    <w:p w14:paraId="588651DD" w14:textId="77777777" w:rsidR="00AB37BC" w:rsidRPr="00AB37BC" w:rsidRDefault="00AB37BC" w:rsidP="00AB37BC">
      <w:pPr>
        <w:numPr>
          <w:ilvl w:val="1"/>
          <w:numId w:val="26"/>
        </w:numPr>
        <w:spacing w:line="24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Gig Add Page: Users can now create and post new gigs.</w:t>
      </w:r>
    </w:p>
    <w:p w14:paraId="33FF66C6" w14:textId="77777777" w:rsidR="00AB37BC" w:rsidRPr="00AB37BC" w:rsidRDefault="00AB37BC" w:rsidP="00AB37BC">
      <w:pPr>
        <w:numPr>
          <w:ilvl w:val="1"/>
          <w:numId w:val="26"/>
        </w:numPr>
        <w:spacing w:line="24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Gig Show Page: This page provides a consolidated view of all available gigs.</w:t>
      </w:r>
    </w:p>
    <w:p w14:paraId="68168B73" w14:textId="77777777" w:rsidR="00AB37BC" w:rsidRPr="00AB37BC" w:rsidRDefault="00AB37BC" w:rsidP="00AB37BC">
      <w:pPr>
        <w:numPr>
          <w:ilvl w:val="1"/>
          <w:numId w:val="26"/>
        </w:numPr>
        <w:spacing w:line="24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Specific Gig Detail Page: Users can click on a gig to see detailed information.</w:t>
      </w:r>
    </w:p>
    <w:p w14:paraId="43F0AC98" w14:textId="77777777" w:rsidR="00AB37BC" w:rsidRDefault="00AB37BC" w:rsidP="00AB37BC">
      <w:pPr>
        <w:numPr>
          <w:ilvl w:val="0"/>
          <w:numId w:val="26"/>
        </w:numPr>
        <w:spacing w:line="36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User Interface Improvements: I have refined the overall layout and interactive elements to make the user experience smoother and more engaging.</w:t>
      </w:r>
    </w:p>
    <w:p w14:paraId="1D14D0E6" w14:textId="77777777" w:rsidR="00AB37BC" w:rsidRPr="00AB37BC" w:rsidRDefault="00AB37BC" w:rsidP="00AB37BC">
      <w:pPr>
        <w:spacing w:line="360" w:lineRule="auto"/>
        <w:jc w:val="both"/>
        <w:rPr>
          <w:rFonts w:ascii="Times New Roman" w:eastAsia="Times New Roman" w:hAnsi="Times New Roman" w:cs="Times New Roman"/>
          <w:b/>
          <w:bCs/>
          <w:kern w:val="0"/>
          <w:sz w:val="28"/>
          <w:szCs w:val="28"/>
          <w14:ligatures w14:val="none"/>
        </w:rPr>
      </w:pPr>
      <w:r w:rsidRPr="00AB37BC">
        <w:rPr>
          <w:rFonts w:ascii="Times New Roman" w:eastAsia="Times New Roman" w:hAnsi="Times New Roman" w:cs="Times New Roman"/>
          <w:b/>
          <w:bCs/>
          <w:kern w:val="0"/>
          <w:sz w:val="28"/>
          <w:szCs w:val="28"/>
          <w14:ligatures w14:val="none"/>
        </w:rPr>
        <w:t>UI/UX Enhancements</w:t>
      </w:r>
    </w:p>
    <w:p w14:paraId="51BB64BF" w14:textId="0F6AEA6C" w:rsidR="00AB37BC" w:rsidRPr="00AB37BC" w:rsidRDefault="00AB37BC" w:rsidP="00AB37BC">
      <w:pPr>
        <w:numPr>
          <w:ilvl w:val="0"/>
          <w:numId w:val="26"/>
        </w:numPr>
        <w:spacing w:line="36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The platform’s design has been made more responsive and interactive. Enhancements include smoother transitions, better feedback on user actions,</w:t>
      </w:r>
    </w:p>
    <w:p w14:paraId="031A19B1" w14:textId="77777777" w:rsidR="00AB37BC" w:rsidRPr="00AB37BC" w:rsidRDefault="00AB37BC" w:rsidP="00AB37BC">
      <w:pPr>
        <w:spacing w:line="360" w:lineRule="auto"/>
        <w:jc w:val="both"/>
        <w:rPr>
          <w:rFonts w:ascii="Times New Roman" w:eastAsia="Times New Roman" w:hAnsi="Times New Roman" w:cs="Times New Roman"/>
          <w:kern w:val="0"/>
          <w:sz w:val="24"/>
          <w:szCs w:val="24"/>
          <w14:ligatures w14:val="none"/>
        </w:rPr>
      </w:pPr>
    </w:p>
    <w:p w14:paraId="1B583FF1" w14:textId="77777777" w:rsidR="00AB37BC" w:rsidRPr="00AB37BC" w:rsidRDefault="00AB37BC" w:rsidP="00AB37BC">
      <w:pPr>
        <w:spacing w:line="360" w:lineRule="auto"/>
        <w:jc w:val="both"/>
        <w:rPr>
          <w:rFonts w:ascii="Times New Roman" w:eastAsia="Times New Roman" w:hAnsi="Times New Roman" w:cs="Times New Roman"/>
          <w:b/>
          <w:bCs/>
          <w:kern w:val="0"/>
          <w:sz w:val="28"/>
          <w:szCs w:val="28"/>
          <w14:ligatures w14:val="none"/>
        </w:rPr>
      </w:pPr>
      <w:r w:rsidRPr="00AB37BC">
        <w:rPr>
          <w:rFonts w:ascii="Times New Roman" w:eastAsia="Times New Roman" w:hAnsi="Times New Roman" w:cs="Times New Roman"/>
          <w:b/>
          <w:bCs/>
          <w:kern w:val="0"/>
          <w:sz w:val="28"/>
          <w:szCs w:val="28"/>
          <w14:ligatures w14:val="none"/>
        </w:rPr>
        <w:t>Backend Development</w:t>
      </w:r>
    </w:p>
    <w:p w14:paraId="2399D393" w14:textId="77777777" w:rsidR="00AB37BC" w:rsidRPr="00AB37BC" w:rsidRDefault="00AB37BC" w:rsidP="00AB37BC">
      <w:pPr>
        <w:numPr>
          <w:ilvl w:val="0"/>
          <w:numId w:val="27"/>
        </w:numPr>
        <w:spacing w:line="36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 xml:space="preserve">Technology: I have chosen Node.js </w:t>
      </w:r>
    </w:p>
    <w:p w14:paraId="5F5682C5" w14:textId="77777777" w:rsidR="00AB37BC" w:rsidRPr="00AB37BC" w:rsidRDefault="00AB37BC" w:rsidP="00AB37BC">
      <w:pPr>
        <w:numPr>
          <w:ilvl w:val="0"/>
          <w:numId w:val="27"/>
        </w:numPr>
        <w:spacing w:line="36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APIs Developed:</w:t>
      </w:r>
    </w:p>
    <w:p w14:paraId="59134D21" w14:textId="77777777" w:rsidR="00AB37BC" w:rsidRDefault="00AB37BC" w:rsidP="00AB37BC">
      <w:pPr>
        <w:numPr>
          <w:ilvl w:val="1"/>
          <w:numId w:val="27"/>
        </w:numPr>
        <w:spacing w:line="24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Login &amp; Register APIs: authentication to manage user sessions.</w:t>
      </w:r>
    </w:p>
    <w:p w14:paraId="7D891988" w14:textId="4C4DA081" w:rsidR="00AB37BC" w:rsidRPr="00AB37BC" w:rsidRDefault="00AB37BC" w:rsidP="00AB37BC">
      <w:pPr>
        <w:numPr>
          <w:ilvl w:val="1"/>
          <w:numId w:val="27"/>
        </w:numPr>
        <w:spacing w:line="24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Gig Management APIs: Endpoints for adding new gigs, fetching gig listings, and retrieving details of specific gigs.</w:t>
      </w:r>
    </w:p>
    <w:p w14:paraId="0FA57603" w14:textId="77777777" w:rsidR="00AB37BC" w:rsidRPr="00AB37BC" w:rsidRDefault="00AB37BC" w:rsidP="00AB37BC">
      <w:pPr>
        <w:numPr>
          <w:ilvl w:val="0"/>
          <w:numId w:val="27"/>
        </w:numPr>
        <w:spacing w:line="360" w:lineRule="auto"/>
        <w:jc w:val="both"/>
        <w:rPr>
          <w:rFonts w:ascii="Times New Roman" w:eastAsia="Times New Roman" w:hAnsi="Times New Roman" w:cs="Times New Roman"/>
          <w:kern w:val="0"/>
          <w:sz w:val="24"/>
          <w:szCs w:val="24"/>
          <w14:ligatures w14:val="none"/>
        </w:rPr>
      </w:pPr>
      <w:r w:rsidRPr="00AB37BC">
        <w:rPr>
          <w:rFonts w:ascii="Times New Roman" w:eastAsia="Times New Roman" w:hAnsi="Times New Roman" w:cs="Times New Roman"/>
          <w:kern w:val="0"/>
          <w:sz w:val="24"/>
          <w:szCs w:val="24"/>
          <w14:ligatures w14:val="none"/>
        </w:rPr>
        <w:t>Integration: These APIs ensure seamless communication between the frontend and backend, supporting dynamic content updates.</w:t>
      </w:r>
    </w:p>
    <w:p w14:paraId="59AD1174" w14:textId="77777777" w:rsidR="00AB37BC" w:rsidRPr="00AB37BC" w:rsidRDefault="00AB37BC" w:rsidP="00AB37BC">
      <w:pPr>
        <w:spacing w:line="360" w:lineRule="auto"/>
        <w:jc w:val="both"/>
        <w:rPr>
          <w:rFonts w:ascii="Times New Roman" w:eastAsia="Times New Roman" w:hAnsi="Times New Roman" w:cs="Times New Roman"/>
          <w:kern w:val="0"/>
          <w:sz w:val="24"/>
          <w:szCs w:val="24"/>
          <w14:ligatures w14:val="none"/>
        </w:rPr>
      </w:pPr>
    </w:p>
    <w:p w14:paraId="34DB4DB4" w14:textId="77777777" w:rsidR="00AB37BC" w:rsidRPr="00AB37BC" w:rsidRDefault="00AB37BC" w:rsidP="00AB37B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b/>
          <w:bCs/>
          <w:kern w:val="0"/>
          <w:sz w:val="24"/>
          <w:szCs w:val="24"/>
          <w:lang w:eastAsia="en-IN" w:bidi="hi-IN"/>
          <w14:ligatures w14:val="none"/>
        </w:rPr>
        <w:t>Forgot Password Flow:</w:t>
      </w:r>
    </w:p>
    <w:p w14:paraId="5C40CE7A" w14:textId="77777777" w:rsidR="00AB37BC" w:rsidRPr="00AB37BC" w:rsidRDefault="00AB37BC" w:rsidP="00AB37B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kern w:val="0"/>
          <w:sz w:val="24"/>
          <w:szCs w:val="24"/>
          <w:lang w:eastAsia="en-IN" w:bidi="hi-IN"/>
          <w14:ligatures w14:val="none"/>
        </w:rPr>
        <w:t>Users can now securely reset their password using OTP verification sent to their registered email.</w:t>
      </w:r>
    </w:p>
    <w:p w14:paraId="3D3E0CBA" w14:textId="77777777" w:rsidR="00AB37BC" w:rsidRPr="00AB37BC" w:rsidRDefault="00AB37BC" w:rsidP="00AB37B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kern w:val="0"/>
          <w:sz w:val="24"/>
          <w:szCs w:val="24"/>
          <w:lang w:eastAsia="en-IN" w:bidi="hi-IN"/>
          <w14:ligatures w14:val="none"/>
        </w:rPr>
        <w:t>Depending on success or failure, they are redirected appropriately with clear status messages.</w:t>
      </w:r>
    </w:p>
    <w:p w14:paraId="107B1B08" w14:textId="77777777" w:rsidR="00AB37BC" w:rsidRPr="00AB37BC" w:rsidRDefault="00AB37BC" w:rsidP="00AB37B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b/>
          <w:bCs/>
          <w:kern w:val="0"/>
          <w:sz w:val="24"/>
          <w:szCs w:val="24"/>
          <w:lang w:eastAsia="en-IN" w:bidi="hi-IN"/>
          <w14:ligatures w14:val="none"/>
        </w:rPr>
        <w:t>Role-Based Redirection After Login:</w:t>
      </w:r>
    </w:p>
    <w:p w14:paraId="24505656" w14:textId="269A8B02" w:rsidR="00AB37BC" w:rsidRPr="00AB37BC" w:rsidRDefault="00AB37BC" w:rsidP="00AB37B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kern w:val="0"/>
          <w:sz w:val="24"/>
          <w:szCs w:val="24"/>
          <w:lang w:eastAsia="en-IN" w:bidi="hi-IN"/>
          <w14:ligatures w14:val="none"/>
        </w:rPr>
        <w:lastRenderedPageBreak/>
        <w:t xml:space="preserve">Based on whether the user is a client, freelancer, or admin, the system </w:t>
      </w:r>
    </w:p>
    <w:p w14:paraId="5DC8C51E" w14:textId="68DDE969" w:rsidR="00AB37BC" w:rsidRPr="00AB37BC" w:rsidRDefault="00AB37BC" w:rsidP="00AB37B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kern w:val="0"/>
          <w:sz w:val="24"/>
          <w:szCs w:val="24"/>
          <w:lang w:eastAsia="en-IN" w:bidi="hi-IN"/>
          <w14:ligatures w14:val="none"/>
        </w:rPr>
        <w:t>redirects them to their respective dashboards upon successful login.</w:t>
      </w:r>
    </w:p>
    <w:p w14:paraId="7A3EE71D" w14:textId="77777777" w:rsidR="00AB37BC" w:rsidRPr="00AB37BC" w:rsidRDefault="00AB37BC" w:rsidP="00AB37B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b/>
          <w:bCs/>
          <w:kern w:val="0"/>
          <w:sz w:val="24"/>
          <w:szCs w:val="24"/>
          <w:lang w:eastAsia="en-IN" w:bidi="hi-IN"/>
          <w14:ligatures w14:val="none"/>
        </w:rPr>
        <w:t>Secure Registration with Extended Fields:</w:t>
      </w:r>
    </w:p>
    <w:p w14:paraId="5A352DDB" w14:textId="77777777" w:rsidR="00AB37BC" w:rsidRPr="00AB37BC" w:rsidRDefault="00AB37BC" w:rsidP="00AB37B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kern w:val="0"/>
          <w:sz w:val="24"/>
          <w:szCs w:val="24"/>
          <w:lang w:eastAsia="en-IN" w:bidi="hi-IN"/>
          <w14:ligatures w14:val="none"/>
        </w:rPr>
        <w:t xml:space="preserve">The registration form was enhanced to include additional details such as </w:t>
      </w:r>
      <w:r w:rsidRPr="00AB37BC">
        <w:rPr>
          <w:rFonts w:ascii="Times New Roman" w:eastAsia="Times New Roman" w:hAnsi="Times New Roman" w:cs="Times New Roman"/>
          <w:b/>
          <w:bCs/>
          <w:kern w:val="0"/>
          <w:sz w:val="24"/>
          <w:szCs w:val="24"/>
          <w:lang w:eastAsia="en-IN" w:bidi="hi-IN"/>
          <w14:ligatures w14:val="none"/>
        </w:rPr>
        <w:t>address</w:t>
      </w:r>
      <w:r w:rsidRPr="00AB37BC">
        <w:rPr>
          <w:rFonts w:ascii="Times New Roman" w:eastAsia="Times New Roman" w:hAnsi="Times New Roman" w:cs="Times New Roman"/>
          <w:kern w:val="0"/>
          <w:sz w:val="24"/>
          <w:szCs w:val="24"/>
          <w:lang w:eastAsia="en-IN" w:bidi="hi-IN"/>
          <w14:ligatures w14:val="none"/>
        </w:rPr>
        <w:t xml:space="preserve">, </w:t>
      </w:r>
      <w:r w:rsidRPr="00AB37BC">
        <w:rPr>
          <w:rFonts w:ascii="Times New Roman" w:eastAsia="Times New Roman" w:hAnsi="Times New Roman" w:cs="Times New Roman"/>
          <w:b/>
          <w:bCs/>
          <w:kern w:val="0"/>
          <w:sz w:val="24"/>
          <w:szCs w:val="24"/>
          <w:lang w:eastAsia="en-IN" w:bidi="hi-IN"/>
          <w14:ligatures w14:val="none"/>
        </w:rPr>
        <w:t>date of birth</w:t>
      </w:r>
      <w:r w:rsidRPr="00AB37BC">
        <w:rPr>
          <w:rFonts w:ascii="Times New Roman" w:eastAsia="Times New Roman" w:hAnsi="Times New Roman" w:cs="Times New Roman"/>
          <w:kern w:val="0"/>
          <w:sz w:val="24"/>
          <w:szCs w:val="24"/>
          <w:lang w:eastAsia="en-IN" w:bidi="hi-IN"/>
          <w14:ligatures w14:val="none"/>
        </w:rPr>
        <w:t xml:space="preserve">, and </w:t>
      </w:r>
      <w:r w:rsidRPr="00AB37BC">
        <w:rPr>
          <w:rFonts w:ascii="Times New Roman" w:eastAsia="Times New Roman" w:hAnsi="Times New Roman" w:cs="Times New Roman"/>
          <w:b/>
          <w:bCs/>
          <w:kern w:val="0"/>
          <w:sz w:val="24"/>
          <w:szCs w:val="24"/>
          <w:lang w:eastAsia="en-IN" w:bidi="hi-IN"/>
          <w14:ligatures w14:val="none"/>
        </w:rPr>
        <w:t>user role</w:t>
      </w:r>
      <w:r w:rsidRPr="00AB37BC">
        <w:rPr>
          <w:rFonts w:ascii="Times New Roman" w:eastAsia="Times New Roman" w:hAnsi="Times New Roman" w:cs="Times New Roman"/>
          <w:kern w:val="0"/>
          <w:sz w:val="24"/>
          <w:szCs w:val="24"/>
          <w:lang w:eastAsia="en-IN" w:bidi="hi-IN"/>
          <w14:ligatures w14:val="none"/>
        </w:rPr>
        <w:t xml:space="preserve"> to support profile enrichment and analytics.</w:t>
      </w:r>
    </w:p>
    <w:p w14:paraId="452D212C" w14:textId="77777777" w:rsidR="00AB37BC" w:rsidRPr="00AB37BC" w:rsidRDefault="00AB37BC" w:rsidP="00AB37B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b/>
          <w:bCs/>
          <w:kern w:val="0"/>
          <w:sz w:val="24"/>
          <w:szCs w:val="24"/>
          <w:lang w:eastAsia="en-IN" w:bidi="hi-IN"/>
          <w14:ligatures w14:val="none"/>
        </w:rPr>
        <w:t>Activity Logging &amp; Logs Dashboard:</w:t>
      </w:r>
    </w:p>
    <w:p w14:paraId="6F5E5D10" w14:textId="77777777" w:rsidR="00AB37BC" w:rsidRPr="00AB37BC" w:rsidRDefault="00AB37BC" w:rsidP="00AB37B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kern w:val="0"/>
          <w:sz w:val="24"/>
          <w:szCs w:val="24"/>
          <w:lang w:eastAsia="en-IN" w:bidi="hi-IN"/>
          <w14:ligatures w14:val="none"/>
        </w:rPr>
        <w:t>For admins, a new log management feature was added where system events (e.g., logins, registration attempts, gig creation) are recorded and can be viewed on the dashboard.</w:t>
      </w:r>
    </w:p>
    <w:p w14:paraId="122524FA" w14:textId="77777777" w:rsidR="00AB37BC" w:rsidRPr="00AB37BC" w:rsidRDefault="00AB37BC" w:rsidP="00AB37B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b/>
          <w:bCs/>
          <w:kern w:val="0"/>
          <w:sz w:val="24"/>
          <w:szCs w:val="24"/>
          <w:lang w:eastAsia="en-IN" w:bidi="hi-IN"/>
          <w14:ligatures w14:val="none"/>
        </w:rPr>
        <w:t>Project Stats &amp; Appointment Booking (Upcoming):</w:t>
      </w:r>
    </w:p>
    <w:p w14:paraId="36084F88" w14:textId="77777777" w:rsidR="00AB37BC" w:rsidRDefault="00AB37BC" w:rsidP="00AB37B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r w:rsidRPr="00AB37BC">
        <w:rPr>
          <w:rFonts w:ascii="Times New Roman" w:eastAsia="Times New Roman" w:hAnsi="Times New Roman" w:cs="Times New Roman"/>
          <w:kern w:val="0"/>
          <w:sz w:val="24"/>
          <w:szCs w:val="24"/>
          <w:lang w:eastAsia="en-IN" w:bidi="hi-IN"/>
          <w14:ligatures w14:val="none"/>
        </w:rPr>
        <w:t>API integration has started for real-time stats and appointments, laying the foundation for the upcoming booking flow between clients and freelancers.</w:t>
      </w:r>
    </w:p>
    <w:p w14:paraId="65097FA5" w14:textId="77777777" w:rsidR="00AB37BC" w:rsidRDefault="00AB37B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5F787638"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0AF3A33F"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502E5B52"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411E5B62"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7B72E1F5"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7A16A191"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4C128695"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0FBEFAAD"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16909E61"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5C18E44F"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6996EE1D"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667E6B37"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3EEA4439" w14:textId="77777777" w:rsidR="00FC408C" w:rsidRDefault="00FC408C" w:rsidP="00FC408C">
      <w:pPr>
        <w:spacing w:before="100" w:beforeAutospacing="1" w:after="100" w:afterAutospacing="1" w:line="360" w:lineRule="auto"/>
        <w:rPr>
          <w:rFonts w:ascii="Times New Roman" w:eastAsia="Times New Roman" w:hAnsi="Times New Roman" w:cs="Times New Roman"/>
          <w:b/>
          <w:bCs/>
          <w:kern w:val="0"/>
          <w:sz w:val="32"/>
          <w:szCs w:val="32"/>
          <w:lang w:eastAsia="en-IN" w:bidi="hi-IN"/>
          <w14:ligatures w14:val="none"/>
        </w:rPr>
      </w:pPr>
    </w:p>
    <w:p w14:paraId="32A39E66" w14:textId="77777777" w:rsidR="00FC408C" w:rsidRDefault="00FC408C" w:rsidP="00FC408C">
      <w:pPr>
        <w:spacing w:before="100" w:beforeAutospacing="1" w:after="100" w:afterAutospacing="1" w:line="360" w:lineRule="auto"/>
        <w:rPr>
          <w:rFonts w:ascii="Times New Roman" w:eastAsia="Times New Roman" w:hAnsi="Times New Roman" w:cs="Times New Roman"/>
          <w:b/>
          <w:bCs/>
          <w:kern w:val="0"/>
          <w:sz w:val="32"/>
          <w:szCs w:val="32"/>
          <w:lang w:eastAsia="en-IN" w:bidi="hi-IN"/>
          <w14:ligatures w14:val="none"/>
        </w:rPr>
      </w:pPr>
    </w:p>
    <w:p w14:paraId="0E886DC9" w14:textId="77777777" w:rsidR="00FC408C" w:rsidRDefault="00FC408C" w:rsidP="00FC408C">
      <w:pPr>
        <w:spacing w:before="100" w:beforeAutospacing="1" w:after="100" w:afterAutospacing="1" w:line="360" w:lineRule="auto"/>
        <w:rPr>
          <w:rFonts w:ascii="Times New Roman" w:eastAsia="Times New Roman" w:hAnsi="Times New Roman" w:cs="Times New Roman"/>
          <w:b/>
          <w:bCs/>
          <w:kern w:val="0"/>
          <w:sz w:val="32"/>
          <w:szCs w:val="32"/>
          <w:lang w:eastAsia="en-IN" w:bidi="hi-IN"/>
          <w14:ligatures w14:val="none"/>
        </w:rPr>
      </w:pPr>
    </w:p>
    <w:p w14:paraId="49653953" w14:textId="77777777" w:rsidR="00FC408C" w:rsidRDefault="00FC408C" w:rsidP="00FC408C">
      <w:pPr>
        <w:spacing w:before="100" w:beforeAutospacing="1" w:after="100" w:afterAutospacing="1" w:line="360" w:lineRule="auto"/>
        <w:rPr>
          <w:rFonts w:ascii="Times New Roman" w:eastAsia="Times New Roman" w:hAnsi="Times New Roman" w:cs="Times New Roman"/>
          <w:b/>
          <w:bCs/>
          <w:kern w:val="0"/>
          <w:sz w:val="32"/>
          <w:szCs w:val="32"/>
          <w:lang w:eastAsia="en-IN" w:bidi="hi-IN"/>
          <w14:ligatures w14:val="none"/>
        </w:rPr>
      </w:pPr>
    </w:p>
    <w:p w14:paraId="192E4C46" w14:textId="77777777" w:rsidR="00FC408C" w:rsidRDefault="00FC408C" w:rsidP="00FC408C">
      <w:pPr>
        <w:spacing w:before="100" w:beforeAutospacing="1" w:after="100" w:afterAutospacing="1" w:line="360" w:lineRule="auto"/>
        <w:rPr>
          <w:rFonts w:ascii="Times New Roman" w:eastAsia="Times New Roman" w:hAnsi="Times New Roman" w:cs="Times New Roman"/>
          <w:b/>
          <w:bCs/>
          <w:kern w:val="0"/>
          <w:sz w:val="32"/>
          <w:szCs w:val="32"/>
          <w:lang w:eastAsia="en-IN" w:bidi="hi-IN"/>
          <w14:ligatures w14:val="none"/>
        </w:rPr>
      </w:pPr>
    </w:p>
    <w:p w14:paraId="0B31B1F5" w14:textId="77777777" w:rsidR="00FC408C" w:rsidRDefault="00FC408C" w:rsidP="00FC408C">
      <w:pPr>
        <w:spacing w:before="100" w:beforeAutospacing="1" w:after="100" w:afterAutospacing="1" w:line="360" w:lineRule="auto"/>
        <w:rPr>
          <w:rFonts w:ascii="Times New Roman" w:eastAsia="Times New Roman" w:hAnsi="Times New Roman" w:cs="Times New Roman"/>
          <w:b/>
          <w:bCs/>
          <w:kern w:val="0"/>
          <w:sz w:val="32"/>
          <w:szCs w:val="32"/>
          <w:lang w:eastAsia="en-IN" w:bidi="hi-IN"/>
          <w14:ligatures w14:val="none"/>
        </w:rPr>
      </w:pPr>
    </w:p>
    <w:p w14:paraId="5A6E7C21"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18B39448" w14:textId="5B9CF01A" w:rsidR="00FC408C" w:rsidRP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r w:rsidRPr="00FC408C">
        <w:rPr>
          <w:rFonts w:ascii="Times New Roman" w:eastAsia="Times New Roman" w:hAnsi="Times New Roman" w:cs="Times New Roman"/>
          <w:b/>
          <w:bCs/>
          <w:kern w:val="0"/>
          <w:sz w:val="32"/>
          <w:szCs w:val="32"/>
          <w:lang w:eastAsia="en-IN" w:bidi="hi-IN"/>
          <w14:ligatures w14:val="none"/>
        </w:rPr>
        <w:t xml:space="preserve">CHAPTER </w:t>
      </w:r>
      <w:proofErr w:type="gramStart"/>
      <w:r>
        <w:rPr>
          <w:rFonts w:ascii="Times New Roman" w:eastAsia="Times New Roman" w:hAnsi="Times New Roman" w:cs="Times New Roman"/>
          <w:b/>
          <w:bCs/>
          <w:kern w:val="0"/>
          <w:sz w:val="32"/>
          <w:szCs w:val="32"/>
          <w:lang w:eastAsia="en-IN" w:bidi="hi-IN"/>
          <w14:ligatures w14:val="none"/>
        </w:rPr>
        <w:t>7</w:t>
      </w:r>
      <w:r w:rsidRPr="00FC408C">
        <w:rPr>
          <w:rFonts w:ascii="Times New Roman" w:eastAsia="Times New Roman" w:hAnsi="Times New Roman" w:cs="Times New Roman"/>
          <w:b/>
          <w:bCs/>
          <w:kern w:val="0"/>
          <w:sz w:val="32"/>
          <w:szCs w:val="32"/>
          <w:lang w:eastAsia="en-IN" w:bidi="hi-IN"/>
          <w14:ligatures w14:val="none"/>
        </w:rPr>
        <w:t xml:space="preserve"> :</w:t>
      </w:r>
      <w:proofErr w:type="gramEnd"/>
      <w:r w:rsidRPr="00FC408C">
        <w:rPr>
          <w:rFonts w:ascii="Times New Roman" w:eastAsia="Times New Roman" w:hAnsi="Times New Roman" w:cs="Times New Roman"/>
          <w:b/>
          <w:bCs/>
          <w:kern w:val="0"/>
          <w:sz w:val="32"/>
          <w:szCs w:val="32"/>
          <w:lang w:eastAsia="en-IN" w:bidi="hi-IN"/>
          <w14:ligatures w14:val="none"/>
        </w:rPr>
        <w:t xml:space="preserve"> </w:t>
      </w:r>
      <w:r>
        <w:rPr>
          <w:rFonts w:ascii="Times New Roman" w:eastAsia="Times New Roman" w:hAnsi="Times New Roman" w:cs="Times New Roman"/>
          <w:b/>
          <w:bCs/>
          <w:kern w:val="0"/>
          <w:sz w:val="32"/>
          <w:szCs w:val="32"/>
          <w:lang w:eastAsia="en-IN" w:bidi="hi-IN"/>
          <w14:ligatures w14:val="none"/>
        </w:rPr>
        <w:t>SCREENSHOTS</w:t>
      </w:r>
    </w:p>
    <w:p w14:paraId="39EA80A6"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2E476255"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64E78DFE"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6C10373F"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1FB2B2EF"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4D9DB66E"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796CB399"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7010B2E6"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24199280"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5BB69D34" w14:textId="77777777" w:rsidR="00FC408C" w:rsidRDefault="00FC408C" w:rsidP="00AB37BC">
      <w:pPr>
        <w:spacing w:before="100" w:beforeAutospacing="1" w:after="100" w:afterAutospacing="1" w:line="360" w:lineRule="auto"/>
        <w:rPr>
          <w:rFonts w:ascii="Times New Roman" w:eastAsia="Times New Roman" w:hAnsi="Times New Roman" w:cs="Times New Roman"/>
          <w:kern w:val="0"/>
          <w:sz w:val="24"/>
          <w:szCs w:val="24"/>
          <w:lang w:eastAsia="en-IN" w:bidi="hi-IN"/>
          <w14:ligatures w14:val="none"/>
        </w:rPr>
      </w:pPr>
    </w:p>
    <w:p w14:paraId="787E99C9" w14:textId="2BDEA576" w:rsidR="00FC408C" w:rsidRPr="00AB37BC" w:rsidRDefault="00FC408C" w:rsidP="00FC408C">
      <w:pPr>
        <w:spacing w:before="100" w:beforeAutospacing="1" w:after="100" w:afterAutospacing="1" w:line="360" w:lineRule="auto"/>
        <w:jc w:val="right"/>
        <w:rPr>
          <w:rFonts w:ascii="Times New Roman" w:eastAsia="Times New Roman" w:hAnsi="Times New Roman" w:cs="Times New Roman"/>
          <w:kern w:val="0"/>
          <w:lang w:eastAsia="en-IN" w:bidi="hi-IN"/>
          <w14:ligatures w14:val="none"/>
        </w:rPr>
      </w:pPr>
      <w:r w:rsidRPr="00FC408C">
        <w:rPr>
          <w:rFonts w:ascii="Times New Roman" w:eastAsia="Times New Roman" w:hAnsi="Times New Roman" w:cs="Times New Roman"/>
          <w:b/>
          <w:bCs/>
          <w:kern w:val="0"/>
          <w:sz w:val="28"/>
          <w:szCs w:val="28"/>
          <w:lang w:eastAsia="en-IN" w:bidi="hi-IN"/>
          <w14:ligatures w14:val="none"/>
        </w:rPr>
        <w:lastRenderedPageBreak/>
        <w:t>SCREENSHOTS</w:t>
      </w:r>
    </w:p>
    <w:p w14:paraId="18FFB409" w14:textId="77777777" w:rsidR="00E676CE" w:rsidRDefault="00FC408C" w:rsidP="00E676CE">
      <w:pPr>
        <w:keepNext/>
        <w:spacing w:line="360" w:lineRule="auto"/>
        <w:jc w:val="both"/>
      </w:pPr>
      <w:r w:rsidRPr="00577929">
        <w:rPr>
          <w:b/>
          <w:bCs/>
          <w:noProof/>
          <w:sz w:val="48"/>
          <w:szCs w:val="48"/>
        </w:rPr>
        <w:drawing>
          <wp:inline distT="0" distB="0" distL="0" distR="0" wp14:anchorId="74AAD9B1" wp14:editId="596E5176">
            <wp:extent cx="5502910" cy="2957830"/>
            <wp:effectExtent l="0" t="0" r="2540" b="0"/>
            <wp:docPr id="9491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3558" name=""/>
                    <pic:cNvPicPr/>
                  </pic:nvPicPr>
                  <pic:blipFill>
                    <a:blip r:embed="rId18"/>
                    <a:stretch>
                      <a:fillRect/>
                    </a:stretch>
                  </pic:blipFill>
                  <pic:spPr>
                    <a:xfrm>
                      <a:off x="0" y="0"/>
                      <a:ext cx="5502910" cy="2957830"/>
                    </a:xfrm>
                    <a:prstGeom prst="rect">
                      <a:avLst/>
                    </a:prstGeom>
                  </pic:spPr>
                </pic:pic>
              </a:graphicData>
            </a:graphic>
          </wp:inline>
        </w:drawing>
      </w:r>
    </w:p>
    <w:p w14:paraId="27CB8B43" w14:textId="47CED1D2" w:rsidR="00AB37BC" w:rsidRDefault="00E676CE" w:rsidP="00E676CE">
      <w:pPr>
        <w:pStyle w:val="Caption"/>
        <w:jc w:val="center"/>
        <w:rPr>
          <w:rFonts w:ascii="Times New Roman" w:eastAsia="Times New Roman" w:hAnsi="Times New Roman" w:cs="Times New Roman"/>
          <w:kern w:val="0"/>
          <w:sz w:val="28"/>
          <w:szCs w:val="28"/>
          <w14:ligatures w14:val="none"/>
        </w:rPr>
      </w:pPr>
      <w:r>
        <w:t xml:space="preserve">Figure </w:t>
      </w:r>
      <w:fldSimple w:instr=" SEQ Figure \* ARABIC ">
        <w:r w:rsidR="00DF5D34">
          <w:rPr>
            <w:noProof/>
          </w:rPr>
          <w:t>1</w:t>
        </w:r>
      </w:fldSimple>
      <w:r>
        <w:t xml:space="preserve"> home page</w:t>
      </w:r>
    </w:p>
    <w:p w14:paraId="443A2C8B" w14:textId="77777777" w:rsidR="00FC408C" w:rsidRPr="00AB37BC" w:rsidRDefault="00FC408C" w:rsidP="00FC408C">
      <w:pPr>
        <w:spacing w:line="360" w:lineRule="auto"/>
        <w:jc w:val="both"/>
        <w:rPr>
          <w:rFonts w:ascii="Times New Roman" w:eastAsia="Times New Roman" w:hAnsi="Times New Roman" w:cs="Times New Roman"/>
          <w:kern w:val="0"/>
          <w:sz w:val="28"/>
          <w:szCs w:val="28"/>
          <w14:ligatures w14:val="none"/>
        </w:rPr>
      </w:pPr>
    </w:p>
    <w:p w14:paraId="4A65CD29" w14:textId="77777777" w:rsidR="00E676CE" w:rsidRDefault="00FC408C" w:rsidP="00E676CE">
      <w:pPr>
        <w:keepNext/>
        <w:spacing w:line="360" w:lineRule="auto"/>
        <w:jc w:val="both"/>
      </w:pPr>
      <w:r w:rsidRPr="00577929">
        <w:rPr>
          <w:b/>
          <w:bCs/>
          <w:noProof/>
          <w:sz w:val="48"/>
          <w:szCs w:val="48"/>
        </w:rPr>
        <w:drawing>
          <wp:inline distT="0" distB="0" distL="0" distR="0" wp14:anchorId="48F125D9" wp14:editId="6645E181">
            <wp:extent cx="5502910" cy="2957830"/>
            <wp:effectExtent l="0" t="0" r="2540" b="0"/>
            <wp:docPr id="19387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681" name=""/>
                    <pic:cNvPicPr/>
                  </pic:nvPicPr>
                  <pic:blipFill>
                    <a:blip r:embed="rId19"/>
                    <a:stretch>
                      <a:fillRect/>
                    </a:stretch>
                  </pic:blipFill>
                  <pic:spPr>
                    <a:xfrm>
                      <a:off x="0" y="0"/>
                      <a:ext cx="5502910" cy="2957830"/>
                    </a:xfrm>
                    <a:prstGeom prst="rect">
                      <a:avLst/>
                    </a:prstGeom>
                  </pic:spPr>
                </pic:pic>
              </a:graphicData>
            </a:graphic>
          </wp:inline>
        </w:drawing>
      </w:r>
    </w:p>
    <w:p w14:paraId="76994A21" w14:textId="734D834C" w:rsidR="00AB37BC" w:rsidRDefault="00E676CE" w:rsidP="00E676CE">
      <w:pPr>
        <w:pStyle w:val="Caption"/>
        <w:jc w:val="center"/>
        <w:rPr>
          <w:rFonts w:ascii="Times New Roman" w:eastAsia="Times New Roman" w:hAnsi="Times New Roman" w:cs="Times New Roman"/>
          <w:kern w:val="0"/>
          <w:sz w:val="28"/>
          <w:szCs w:val="28"/>
          <w14:ligatures w14:val="none"/>
        </w:rPr>
      </w:pPr>
      <w:r>
        <w:t xml:space="preserve">Figure </w:t>
      </w:r>
      <w:fldSimple w:instr=" SEQ Figure \* ARABIC ">
        <w:r w:rsidR="00DF5D34">
          <w:rPr>
            <w:noProof/>
          </w:rPr>
          <w:t>2</w:t>
        </w:r>
      </w:fldSimple>
      <w:r>
        <w:t xml:space="preserve"> register page</w:t>
      </w:r>
    </w:p>
    <w:p w14:paraId="59C7A53C" w14:textId="77777777" w:rsidR="00E676CE" w:rsidRDefault="00E676CE" w:rsidP="00712A17">
      <w:pPr>
        <w:spacing w:line="360" w:lineRule="auto"/>
        <w:jc w:val="both"/>
        <w:rPr>
          <w:rFonts w:ascii="Times New Roman" w:eastAsia="Times New Roman" w:hAnsi="Times New Roman" w:cs="Times New Roman"/>
          <w:kern w:val="0"/>
          <w:sz w:val="28"/>
          <w:szCs w:val="28"/>
          <w14:ligatures w14:val="none"/>
        </w:rPr>
      </w:pPr>
    </w:p>
    <w:p w14:paraId="320AD349" w14:textId="77777777" w:rsidR="00E676CE" w:rsidRDefault="00E676CE" w:rsidP="00712A17">
      <w:pPr>
        <w:spacing w:line="360" w:lineRule="auto"/>
        <w:jc w:val="both"/>
        <w:rPr>
          <w:rFonts w:ascii="Times New Roman" w:eastAsia="Times New Roman" w:hAnsi="Times New Roman" w:cs="Times New Roman"/>
          <w:kern w:val="0"/>
          <w:sz w:val="28"/>
          <w:szCs w:val="28"/>
          <w14:ligatures w14:val="none"/>
        </w:rPr>
      </w:pPr>
    </w:p>
    <w:p w14:paraId="30BC7FB0" w14:textId="77777777" w:rsidR="00E676CE" w:rsidRDefault="00E676CE" w:rsidP="00712A17">
      <w:pPr>
        <w:spacing w:line="360" w:lineRule="auto"/>
        <w:jc w:val="both"/>
        <w:rPr>
          <w:rFonts w:ascii="Times New Roman" w:eastAsia="Times New Roman" w:hAnsi="Times New Roman" w:cs="Times New Roman"/>
          <w:kern w:val="0"/>
          <w:sz w:val="28"/>
          <w:szCs w:val="28"/>
          <w14:ligatures w14:val="none"/>
        </w:rPr>
      </w:pPr>
    </w:p>
    <w:p w14:paraId="79ABAF93" w14:textId="77777777" w:rsidR="00E676CE" w:rsidRDefault="00E676CE" w:rsidP="00712A17">
      <w:pPr>
        <w:spacing w:line="360" w:lineRule="auto"/>
        <w:jc w:val="both"/>
        <w:rPr>
          <w:rFonts w:ascii="Times New Roman" w:eastAsia="Times New Roman" w:hAnsi="Times New Roman" w:cs="Times New Roman"/>
          <w:kern w:val="0"/>
          <w:sz w:val="28"/>
          <w:szCs w:val="28"/>
          <w14:ligatures w14:val="none"/>
        </w:rPr>
      </w:pPr>
    </w:p>
    <w:p w14:paraId="4A0819AF" w14:textId="77777777" w:rsidR="00E676CE" w:rsidRDefault="00E676CE" w:rsidP="00E676CE">
      <w:pPr>
        <w:keepNext/>
        <w:spacing w:line="360" w:lineRule="auto"/>
        <w:jc w:val="both"/>
      </w:pPr>
      <w:r w:rsidRPr="00E676CE">
        <w:rPr>
          <w:rFonts w:ascii="Times New Roman" w:eastAsia="Times New Roman" w:hAnsi="Times New Roman" w:cs="Times New Roman"/>
          <w:noProof/>
          <w:kern w:val="0"/>
          <w:sz w:val="28"/>
          <w:szCs w:val="28"/>
          <w14:ligatures w14:val="none"/>
        </w:rPr>
        <w:drawing>
          <wp:inline distT="0" distB="0" distL="0" distR="0" wp14:anchorId="24F5BFAF" wp14:editId="6156CAC7">
            <wp:extent cx="5504815" cy="2959100"/>
            <wp:effectExtent l="0" t="0" r="635" b="0"/>
            <wp:docPr id="84696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5307" name=""/>
                    <pic:cNvPicPr/>
                  </pic:nvPicPr>
                  <pic:blipFill>
                    <a:blip r:embed="rId20"/>
                    <a:stretch>
                      <a:fillRect/>
                    </a:stretch>
                  </pic:blipFill>
                  <pic:spPr>
                    <a:xfrm>
                      <a:off x="0" y="0"/>
                      <a:ext cx="5504815" cy="2959100"/>
                    </a:xfrm>
                    <a:prstGeom prst="rect">
                      <a:avLst/>
                    </a:prstGeom>
                  </pic:spPr>
                </pic:pic>
              </a:graphicData>
            </a:graphic>
          </wp:inline>
        </w:drawing>
      </w:r>
    </w:p>
    <w:p w14:paraId="00FB7419" w14:textId="39575656" w:rsidR="00E676CE" w:rsidRDefault="00E676CE" w:rsidP="00E676CE">
      <w:pPr>
        <w:pStyle w:val="Caption"/>
        <w:jc w:val="center"/>
        <w:rPr>
          <w:rFonts w:ascii="Times New Roman" w:eastAsia="Times New Roman" w:hAnsi="Times New Roman" w:cs="Times New Roman"/>
          <w:kern w:val="0"/>
          <w:sz w:val="28"/>
          <w:szCs w:val="28"/>
          <w14:ligatures w14:val="none"/>
        </w:rPr>
      </w:pPr>
      <w:r>
        <w:t xml:space="preserve">Figure </w:t>
      </w:r>
      <w:fldSimple w:instr=" SEQ Figure \* ARABIC ">
        <w:r w:rsidR="00DF5D34">
          <w:rPr>
            <w:noProof/>
          </w:rPr>
          <w:t>3</w:t>
        </w:r>
      </w:fldSimple>
      <w:r>
        <w:t xml:space="preserve"> Account Activation page</w:t>
      </w:r>
    </w:p>
    <w:p w14:paraId="0A1569D7" w14:textId="77777777" w:rsidR="00E676CE" w:rsidRDefault="00E676CE" w:rsidP="00712A17">
      <w:pPr>
        <w:spacing w:line="360" w:lineRule="auto"/>
        <w:jc w:val="both"/>
        <w:rPr>
          <w:rFonts w:ascii="Times New Roman" w:eastAsia="Times New Roman" w:hAnsi="Times New Roman" w:cs="Times New Roman"/>
          <w:kern w:val="0"/>
          <w:sz w:val="28"/>
          <w:szCs w:val="28"/>
          <w14:ligatures w14:val="none"/>
        </w:rPr>
      </w:pPr>
    </w:p>
    <w:p w14:paraId="5927C5F4" w14:textId="77777777" w:rsidR="00E676CE" w:rsidRDefault="00E676CE" w:rsidP="00712A17">
      <w:pPr>
        <w:spacing w:line="360" w:lineRule="auto"/>
        <w:jc w:val="both"/>
        <w:rPr>
          <w:rFonts w:ascii="Times New Roman" w:eastAsia="Times New Roman" w:hAnsi="Times New Roman" w:cs="Times New Roman"/>
          <w:kern w:val="0"/>
          <w:sz w:val="28"/>
          <w:szCs w:val="28"/>
          <w14:ligatures w14:val="none"/>
        </w:rPr>
      </w:pPr>
    </w:p>
    <w:p w14:paraId="2CB5560B" w14:textId="4637C719" w:rsidR="00E676CE" w:rsidRDefault="004D63D6" w:rsidP="00E676CE">
      <w:pPr>
        <w:keepNext/>
        <w:spacing w:line="360" w:lineRule="auto"/>
        <w:jc w:val="both"/>
      </w:pPr>
      <w:r w:rsidRPr="004D63D6">
        <w:rPr>
          <w:b/>
          <w:bCs/>
          <w:noProof/>
          <w:sz w:val="48"/>
          <w:szCs w:val="48"/>
        </w:rPr>
        <w:drawing>
          <wp:inline distT="0" distB="0" distL="0" distR="0" wp14:anchorId="4B9FEC96" wp14:editId="318B507E">
            <wp:extent cx="5504815" cy="2959100"/>
            <wp:effectExtent l="0" t="0" r="635" b="0"/>
            <wp:docPr id="97055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56079" name=""/>
                    <pic:cNvPicPr/>
                  </pic:nvPicPr>
                  <pic:blipFill>
                    <a:blip r:embed="rId21"/>
                    <a:stretch>
                      <a:fillRect/>
                    </a:stretch>
                  </pic:blipFill>
                  <pic:spPr>
                    <a:xfrm>
                      <a:off x="0" y="0"/>
                      <a:ext cx="5504815" cy="2959100"/>
                    </a:xfrm>
                    <a:prstGeom prst="rect">
                      <a:avLst/>
                    </a:prstGeom>
                  </pic:spPr>
                </pic:pic>
              </a:graphicData>
            </a:graphic>
          </wp:inline>
        </w:drawing>
      </w:r>
    </w:p>
    <w:p w14:paraId="23AFF317" w14:textId="0C21B39B" w:rsidR="00FC408C" w:rsidRDefault="00E676CE" w:rsidP="00E676CE">
      <w:pPr>
        <w:pStyle w:val="Caption"/>
        <w:jc w:val="center"/>
        <w:rPr>
          <w:rFonts w:ascii="Times New Roman" w:eastAsia="Times New Roman" w:hAnsi="Times New Roman" w:cs="Times New Roman"/>
          <w:kern w:val="0"/>
          <w:sz w:val="28"/>
          <w:szCs w:val="28"/>
          <w14:ligatures w14:val="none"/>
        </w:rPr>
      </w:pPr>
      <w:r>
        <w:t xml:space="preserve">Figure </w:t>
      </w:r>
      <w:fldSimple w:instr=" SEQ Figure \* ARABIC ">
        <w:r w:rsidR="00DF5D34">
          <w:rPr>
            <w:noProof/>
          </w:rPr>
          <w:t>4</w:t>
        </w:r>
      </w:fldSimple>
      <w:r>
        <w:t xml:space="preserve"> Login Page</w:t>
      </w:r>
    </w:p>
    <w:p w14:paraId="2EC7B547" w14:textId="77777777" w:rsidR="00E676CE" w:rsidRDefault="00E676CE" w:rsidP="00E676CE">
      <w:pPr>
        <w:keepNext/>
        <w:spacing w:line="360" w:lineRule="auto"/>
        <w:jc w:val="both"/>
      </w:pPr>
      <w:r w:rsidRPr="00E676CE">
        <w:rPr>
          <w:rFonts w:ascii="Times New Roman" w:eastAsia="Times New Roman" w:hAnsi="Times New Roman" w:cs="Times New Roman"/>
          <w:noProof/>
          <w:kern w:val="0"/>
          <w:sz w:val="28"/>
          <w:szCs w:val="28"/>
          <w14:ligatures w14:val="none"/>
        </w:rPr>
        <w:lastRenderedPageBreak/>
        <w:drawing>
          <wp:inline distT="0" distB="0" distL="0" distR="0" wp14:anchorId="0F3319CF" wp14:editId="4265FDCD">
            <wp:extent cx="5504815" cy="2959100"/>
            <wp:effectExtent l="0" t="0" r="635" b="0"/>
            <wp:docPr id="42859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99554" name=""/>
                    <pic:cNvPicPr/>
                  </pic:nvPicPr>
                  <pic:blipFill>
                    <a:blip r:embed="rId22"/>
                    <a:stretch>
                      <a:fillRect/>
                    </a:stretch>
                  </pic:blipFill>
                  <pic:spPr>
                    <a:xfrm>
                      <a:off x="0" y="0"/>
                      <a:ext cx="5504815" cy="2959100"/>
                    </a:xfrm>
                    <a:prstGeom prst="rect">
                      <a:avLst/>
                    </a:prstGeom>
                  </pic:spPr>
                </pic:pic>
              </a:graphicData>
            </a:graphic>
          </wp:inline>
        </w:drawing>
      </w:r>
    </w:p>
    <w:p w14:paraId="358B5739" w14:textId="6CE2C778" w:rsidR="00E676CE" w:rsidRDefault="00E676CE" w:rsidP="00E676CE">
      <w:pPr>
        <w:pStyle w:val="Caption"/>
        <w:jc w:val="center"/>
        <w:rPr>
          <w:rFonts w:ascii="Times New Roman" w:eastAsia="Times New Roman" w:hAnsi="Times New Roman" w:cs="Times New Roman"/>
          <w:kern w:val="0"/>
          <w:sz w:val="28"/>
          <w:szCs w:val="28"/>
          <w14:ligatures w14:val="none"/>
        </w:rPr>
      </w:pPr>
      <w:r>
        <w:t xml:space="preserve">Figure </w:t>
      </w:r>
      <w:fldSimple w:instr=" SEQ Figure \* ARABIC ">
        <w:r w:rsidR="00DF5D34">
          <w:rPr>
            <w:noProof/>
          </w:rPr>
          <w:t>5</w:t>
        </w:r>
      </w:fldSimple>
      <w:r>
        <w:t xml:space="preserve"> </w:t>
      </w:r>
      <w:proofErr w:type="spellStart"/>
      <w:r>
        <w:t>Otp</w:t>
      </w:r>
      <w:proofErr w:type="spellEnd"/>
      <w:r>
        <w:t xml:space="preserve"> Verification Page</w:t>
      </w:r>
    </w:p>
    <w:p w14:paraId="22643E83" w14:textId="77777777" w:rsidR="00E676CE" w:rsidRDefault="00E676CE" w:rsidP="00712A17">
      <w:pPr>
        <w:spacing w:line="360" w:lineRule="auto"/>
        <w:jc w:val="both"/>
        <w:rPr>
          <w:rFonts w:ascii="Times New Roman" w:eastAsia="Times New Roman" w:hAnsi="Times New Roman" w:cs="Times New Roman"/>
          <w:kern w:val="0"/>
          <w:sz w:val="28"/>
          <w:szCs w:val="28"/>
          <w14:ligatures w14:val="none"/>
        </w:rPr>
      </w:pPr>
    </w:p>
    <w:p w14:paraId="0A8A42F3" w14:textId="77777777" w:rsidR="00E676CE" w:rsidRDefault="00E676CE" w:rsidP="00712A17">
      <w:pPr>
        <w:spacing w:line="360" w:lineRule="auto"/>
        <w:jc w:val="both"/>
        <w:rPr>
          <w:rFonts w:ascii="Times New Roman" w:eastAsia="Times New Roman" w:hAnsi="Times New Roman" w:cs="Times New Roman"/>
          <w:kern w:val="0"/>
          <w:sz w:val="28"/>
          <w:szCs w:val="28"/>
          <w14:ligatures w14:val="none"/>
        </w:rPr>
      </w:pPr>
    </w:p>
    <w:p w14:paraId="72FD409F" w14:textId="77777777" w:rsidR="00E676CE" w:rsidRDefault="00FC408C">
      <w:pPr>
        <w:keepNext/>
        <w:spacing w:line="360" w:lineRule="auto"/>
        <w:jc w:val="both"/>
        <w:rPr>
          <w:ins w:id="33" w:author="KRISH PATEL" w:date="2025-05-02T13:35:00Z" w16du:dateUtc="2025-05-02T08:05:00Z"/>
        </w:rPr>
        <w:pPrChange w:id="34" w:author="KRISH PATEL" w:date="2025-05-02T13:35:00Z" w16du:dateUtc="2025-05-02T08:05:00Z">
          <w:pPr>
            <w:spacing w:line="360" w:lineRule="auto"/>
            <w:jc w:val="both"/>
          </w:pPr>
        </w:pPrChange>
      </w:pPr>
      <w:r w:rsidRPr="008A31AC">
        <w:rPr>
          <w:b/>
          <w:bCs/>
          <w:noProof/>
          <w:sz w:val="48"/>
          <w:szCs w:val="48"/>
        </w:rPr>
        <w:drawing>
          <wp:inline distT="0" distB="0" distL="0" distR="0" wp14:anchorId="6AE5A62E" wp14:editId="07253624">
            <wp:extent cx="5502910" cy="2957830"/>
            <wp:effectExtent l="0" t="0" r="2540" b="0"/>
            <wp:docPr id="5" name="Picture 4">
              <a:extLst xmlns:a="http://schemas.openxmlformats.org/drawingml/2006/main">
                <a:ext uri="{FF2B5EF4-FFF2-40B4-BE49-F238E27FC236}">
                  <a16:creationId xmlns:a16="http://schemas.microsoft.com/office/drawing/2014/main" id="{D10502D3-6E9E-ACB3-11F0-6F94957B2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10502D3-6E9E-ACB3-11F0-6F94957B2081}"/>
                        </a:ext>
                      </a:extLst>
                    </pic:cNvPr>
                    <pic:cNvPicPr>
                      <a:picLocks noChangeAspect="1"/>
                    </pic:cNvPicPr>
                  </pic:nvPicPr>
                  <pic:blipFill>
                    <a:blip r:embed="rId23"/>
                    <a:stretch>
                      <a:fillRect/>
                    </a:stretch>
                  </pic:blipFill>
                  <pic:spPr>
                    <a:xfrm>
                      <a:off x="0" y="0"/>
                      <a:ext cx="5502910" cy="2957830"/>
                    </a:xfrm>
                    <a:prstGeom prst="rect">
                      <a:avLst/>
                    </a:prstGeom>
                  </pic:spPr>
                </pic:pic>
              </a:graphicData>
            </a:graphic>
          </wp:inline>
        </w:drawing>
      </w:r>
    </w:p>
    <w:p w14:paraId="4E9773CF" w14:textId="1C0A307A" w:rsidR="00FC408C" w:rsidRDefault="00E676CE">
      <w:pPr>
        <w:pStyle w:val="Caption"/>
        <w:jc w:val="center"/>
        <w:rPr>
          <w:rFonts w:ascii="Times New Roman" w:eastAsia="Times New Roman" w:hAnsi="Times New Roman" w:cs="Times New Roman"/>
          <w:kern w:val="0"/>
          <w:sz w:val="28"/>
          <w:szCs w:val="28"/>
          <w14:ligatures w14:val="none"/>
        </w:rPr>
        <w:pPrChange w:id="35" w:author="KRISH PATEL" w:date="2025-05-02T13:35:00Z" w16du:dateUtc="2025-05-02T08:05:00Z">
          <w:pPr>
            <w:spacing w:line="360" w:lineRule="auto"/>
            <w:jc w:val="both"/>
          </w:pPr>
        </w:pPrChange>
      </w:pPr>
      <w:ins w:id="36" w:author="KRISH PATEL" w:date="2025-05-02T13:35:00Z" w16du:dateUtc="2025-05-02T08:05:00Z">
        <w:r>
          <w:t xml:space="preserve">Figure </w:t>
        </w:r>
        <w:r>
          <w:fldChar w:fldCharType="begin"/>
        </w:r>
        <w:r>
          <w:instrText xml:space="preserve"> SEQ Figure \* ARABIC </w:instrText>
        </w:r>
      </w:ins>
      <w:r>
        <w:fldChar w:fldCharType="separate"/>
      </w:r>
      <w:r w:rsidR="00DF5D34">
        <w:rPr>
          <w:noProof/>
        </w:rPr>
        <w:t>6</w:t>
      </w:r>
      <w:ins w:id="37" w:author="KRISH PATEL" w:date="2025-05-02T13:35:00Z" w16du:dateUtc="2025-05-02T08:05:00Z">
        <w:r>
          <w:fldChar w:fldCharType="end"/>
        </w:r>
        <w:r>
          <w:t xml:space="preserve"> Gig Add Page</w:t>
        </w:r>
      </w:ins>
    </w:p>
    <w:p w14:paraId="2E8A253A" w14:textId="77777777" w:rsidR="00E676CE" w:rsidRDefault="00FC408C">
      <w:pPr>
        <w:keepNext/>
        <w:spacing w:line="360" w:lineRule="auto"/>
        <w:jc w:val="both"/>
        <w:rPr>
          <w:ins w:id="38" w:author="KRISH PATEL" w:date="2025-05-02T13:35:00Z" w16du:dateUtc="2025-05-02T08:05:00Z"/>
        </w:rPr>
        <w:pPrChange w:id="39" w:author="KRISH PATEL" w:date="2025-05-02T13:35:00Z" w16du:dateUtc="2025-05-02T08:05:00Z">
          <w:pPr>
            <w:spacing w:line="360" w:lineRule="auto"/>
            <w:jc w:val="both"/>
          </w:pPr>
        </w:pPrChange>
      </w:pPr>
      <w:r w:rsidRPr="008A31AC">
        <w:rPr>
          <w:b/>
          <w:bCs/>
          <w:noProof/>
          <w:sz w:val="48"/>
          <w:szCs w:val="48"/>
        </w:rPr>
        <w:lastRenderedPageBreak/>
        <w:drawing>
          <wp:inline distT="0" distB="0" distL="0" distR="0" wp14:anchorId="65E8108A" wp14:editId="12CF5EDE">
            <wp:extent cx="5502910" cy="2957830"/>
            <wp:effectExtent l="0" t="0" r="2540" b="0"/>
            <wp:docPr id="486497282" name="Picture 4">
              <a:extLst xmlns:a="http://schemas.openxmlformats.org/drawingml/2006/main">
                <a:ext uri="{FF2B5EF4-FFF2-40B4-BE49-F238E27FC236}">
                  <a16:creationId xmlns:a16="http://schemas.microsoft.com/office/drawing/2014/main" id="{F2981D0C-2399-3941-D8D5-791865FD89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2981D0C-2399-3941-D8D5-791865FD898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2957830"/>
                    </a:xfrm>
                    <a:prstGeom prst="rect">
                      <a:avLst/>
                    </a:prstGeom>
                  </pic:spPr>
                </pic:pic>
              </a:graphicData>
            </a:graphic>
          </wp:inline>
        </w:drawing>
      </w:r>
    </w:p>
    <w:p w14:paraId="0B87E2F9" w14:textId="33340EF5" w:rsidR="00FC408C" w:rsidRDefault="00E676CE">
      <w:pPr>
        <w:pStyle w:val="Caption"/>
        <w:jc w:val="center"/>
        <w:rPr>
          <w:rFonts w:ascii="Times New Roman" w:eastAsia="Times New Roman" w:hAnsi="Times New Roman" w:cs="Times New Roman"/>
          <w:kern w:val="0"/>
          <w:sz w:val="28"/>
          <w:szCs w:val="28"/>
          <w14:ligatures w14:val="none"/>
        </w:rPr>
        <w:pPrChange w:id="40" w:author="KRISH PATEL" w:date="2025-05-02T13:35:00Z" w16du:dateUtc="2025-05-02T08:05:00Z">
          <w:pPr>
            <w:spacing w:line="360" w:lineRule="auto"/>
            <w:jc w:val="both"/>
          </w:pPr>
        </w:pPrChange>
      </w:pPr>
      <w:ins w:id="41" w:author="KRISH PATEL" w:date="2025-05-02T13:35:00Z" w16du:dateUtc="2025-05-02T08:05:00Z">
        <w:r>
          <w:t xml:space="preserve">Figure </w:t>
        </w:r>
        <w:r>
          <w:fldChar w:fldCharType="begin"/>
        </w:r>
        <w:r>
          <w:instrText xml:space="preserve"> SEQ Figure \* ARABIC </w:instrText>
        </w:r>
      </w:ins>
      <w:r>
        <w:fldChar w:fldCharType="separate"/>
      </w:r>
      <w:r w:rsidR="00DF5D34">
        <w:rPr>
          <w:noProof/>
        </w:rPr>
        <w:t>7</w:t>
      </w:r>
      <w:ins w:id="42" w:author="KRISH PATEL" w:date="2025-05-02T13:35:00Z" w16du:dateUtc="2025-05-02T08:05:00Z">
        <w:r>
          <w:fldChar w:fldCharType="end"/>
        </w:r>
        <w:r>
          <w:t xml:space="preserve"> Individual Gig Detail Page</w:t>
        </w:r>
      </w:ins>
    </w:p>
    <w:p w14:paraId="5C7AD41D"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22308EC2" w14:textId="77777777" w:rsidR="00E676CE" w:rsidRDefault="00FC408C">
      <w:pPr>
        <w:keepNext/>
        <w:spacing w:line="360" w:lineRule="auto"/>
        <w:jc w:val="both"/>
        <w:rPr>
          <w:ins w:id="43" w:author="KRISH PATEL" w:date="2025-05-02T13:35:00Z" w16du:dateUtc="2025-05-02T08:05:00Z"/>
        </w:rPr>
        <w:pPrChange w:id="44" w:author="KRISH PATEL" w:date="2025-05-02T13:35:00Z" w16du:dateUtc="2025-05-02T08:05:00Z">
          <w:pPr>
            <w:spacing w:line="360" w:lineRule="auto"/>
            <w:jc w:val="both"/>
          </w:pPr>
        </w:pPrChange>
      </w:pPr>
      <w:r w:rsidRPr="008A31AC">
        <w:rPr>
          <w:b/>
          <w:bCs/>
          <w:noProof/>
          <w:sz w:val="48"/>
          <w:szCs w:val="48"/>
        </w:rPr>
        <w:drawing>
          <wp:inline distT="0" distB="0" distL="0" distR="0" wp14:anchorId="6C358D80" wp14:editId="5D8268F9">
            <wp:extent cx="5502910" cy="2957830"/>
            <wp:effectExtent l="0" t="0" r="2540" b="0"/>
            <wp:docPr id="3" name="Picture 2">
              <a:extLst xmlns:a="http://schemas.openxmlformats.org/drawingml/2006/main">
                <a:ext uri="{FF2B5EF4-FFF2-40B4-BE49-F238E27FC236}">
                  <a16:creationId xmlns:a16="http://schemas.microsoft.com/office/drawing/2014/main" id="{4E900FF4-82A8-AA42-C1A5-2DAF836E8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E900FF4-82A8-AA42-C1A5-2DAF836E858C}"/>
                        </a:ext>
                      </a:extLst>
                    </pic:cNvPr>
                    <pic:cNvPicPr>
                      <a:picLocks noChangeAspect="1"/>
                    </pic:cNvPicPr>
                  </pic:nvPicPr>
                  <pic:blipFill>
                    <a:blip r:embed="rId25"/>
                    <a:stretch>
                      <a:fillRect/>
                    </a:stretch>
                  </pic:blipFill>
                  <pic:spPr>
                    <a:xfrm>
                      <a:off x="0" y="0"/>
                      <a:ext cx="5502910" cy="2957830"/>
                    </a:xfrm>
                    <a:prstGeom prst="rect">
                      <a:avLst/>
                    </a:prstGeom>
                  </pic:spPr>
                </pic:pic>
              </a:graphicData>
            </a:graphic>
          </wp:inline>
        </w:drawing>
      </w:r>
    </w:p>
    <w:p w14:paraId="7780D29A" w14:textId="1FDE2EAB" w:rsidR="00FC408C" w:rsidRDefault="00E676CE">
      <w:pPr>
        <w:pStyle w:val="Caption"/>
        <w:jc w:val="center"/>
        <w:rPr>
          <w:rFonts w:ascii="Times New Roman" w:eastAsia="Times New Roman" w:hAnsi="Times New Roman" w:cs="Times New Roman"/>
          <w:kern w:val="0"/>
          <w:sz w:val="28"/>
          <w:szCs w:val="28"/>
          <w14:ligatures w14:val="none"/>
        </w:rPr>
        <w:pPrChange w:id="45" w:author="KRISH PATEL" w:date="2025-05-02T13:35:00Z" w16du:dateUtc="2025-05-02T08:05:00Z">
          <w:pPr>
            <w:spacing w:line="360" w:lineRule="auto"/>
            <w:jc w:val="both"/>
          </w:pPr>
        </w:pPrChange>
      </w:pPr>
      <w:ins w:id="46" w:author="KRISH PATEL" w:date="2025-05-02T13:35:00Z" w16du:dateUtc="2025-05-02T08:05:00Z">
        <w:r>
          <w:t xml:space="preserve">Figure </w:t>
        </w:r>
        <w:r>
          <w:fldChar w:fldCharType="begin"/>
        </w:r>
        <w:r>
          <w:instrText xml:space="preserve"> SEQ Figure \* ARABIC </w:instrText>
        </w:r>
      </w:ins>
      <w:r>
        <w:fldChar w:fldCharType="separate"/>
      </w:r>
      <w:r w:rsidR="00DF5D34">
        <w:rPr>
          <w:noProof/>
        </w:rPr>
        <w:t>8</w:t>
      </w:r>
      <w:ins w:id="47" w:author="KRISH PATEL" w:date="2025-05-02T13:35:00Z" w16du:dateUtc="2025-05-02T08:05:00Z">
        <w:r>
          <w:fldChar w:fldCharType="end"/>
        </w:r>
        <w:r>
          <w:t xml:space="preserve"> Gig Manage Page</w:t>
        </w:r>
      </w:ins>
    </w:p>
    <w:p w14:paraId="7A7329BF"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5B91D87F" w14:textId="77777777" w:rsidR="00E676CE" w:rsidRDefault="00FC408C">
      <w:pPr>
        <w:keepNext/>
        <w:spacing w:line="360" w:lineRule="auto"/>
        <w:jc w:val="both"/>
        <w:rPr>
          <w:ins w:id="48" w:author="KRISH PATEL" w:date="2025-05-02T13:36:00Z" w16du:dateUtc="2025-05-02T08:06:00Z"/>
        </w:rPr>
        <w:pPrChange w:id="49" w:author="KRISH PATEL" w:date="2025-05-02T13:36:00Z" w16du:dateUtc="2025-05-02T08:06:00Z">
          <w:pPr>
            <w:spacing w:line="360" w:lineRule="auto"/>
            <w:jc w:val="both"/>
          </w:pPr>
        </w:pPrChange>
      </w:pPr>
      <w:r w:rsidRPr="008A31AC">
        <w:rPr>
          <w:b/>
          <w:bCs/>
          <w:noProof/>
          <w:sz w:val="48"/>
          <w:szCs w:val="48"/>
        </w:rPr>
        <w:lastRenderedPageBreak/>
        <w:drawing>
          <wp:inline distT="0" distB="0" distL="0" distR="0" wp14:anchorId="08D62777" wp14:editId="1AB4C7A4">
            <wp:extent cx="5502910" cy="2957830"/>
            <wp:effectExtent l="0" t="0" r="2540" b="0"/>
            <wp:docPr id="1361767127" name="Picture 4">
              <a:extLst xmlns:a="http://schemas.openxmlformats.org/drawingml/2006/main">
                <a:ext uri="{FF2B5EF4-FFF2-40B4-BE49-F238E27FC236}">
                  <a16:creationId xmlns:a16="http://schemas.microsoft.com/office/drawing/2014/main" id="{6FEE5113-04A2-324E-1EC8-37782F2F3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FEE5113-04A2-324E-1EC8-37782F2F3BE5}"/>
                        </a:ext>
                      </a:extLst>
                    </pic:cNvPr>
                    <pic:cNvPicPr>
                      <a:picLocks noChangeAspect="1"/>
                    </pic:cNvPicPr>
                  </pic:nvPicPr>
                  <pic:blipFill>
                    <a:blip r:embed="rId26"/>
                    <a:stretch>
                      <a:fillRect/>
                    </a:stretch>
                  </pic:blipFill>
                  <pic:spPr>
                    <a:xfrm>
                      <a:off x="0" y="0"/>
                      <a:ext cx="5502910" cy="2957830"/>
                    </a:xfrm>
                    <a:prstGeom prst="rect">
                      <a:avLst/>
                    </a:prstGeom>
                  </pic:spPr>
                </pic:pic>
              </a:graphicData>
            </a:graphic>
          </wp:inline>
        </w:drawing>
      </w:r>
    </w:p>
    <w:p w14:paraId="66D46EE1" w14:textId="4E486ECC" w:rsidR="00FC408C" w:rsidRDefault="00E676CE">
      <w:pPr>
        <w:pStyle w:val="Caption"/>
        <w:jc w:val="center"/>
        <w:rPr>
          <w:rFonts w:ascii="Times New Roman" w:eastAsia="Times New Roman" w:hAnsi="Times New Roman" w:cs="Times New Roman"/>
          <w:kern w:val="0"/>
          <w:sz w:val="28"/>
          <w:szCs w:val="28"/>
          <w14:ligatures w14:val="none"/>
        </w:rPr>
        <w:pPrChange w:id="50" w:author="KRISH PATEL" w:date="2025-05-02T13:36:00Z" w16du:dateUtc="2025-05-02T08:06:00Z">
          <w:pPr>
            <w:spacing w:line="360" w:lineRule="auto"/>
            <w:jc w:val="both"/>
          </w:pPr>
        </w:pPrChange>
      </w:pPr>
      <w:ins w:id="51" w:author="KRISH PATEL" w:date="2025-05-02T13:36:00Z" w16du:dateUtc="2025-05-02T08:06:00Z">
        <w:r>
          <w:t xml:space="preserve">Figure </w:t>
        </w:r>
        <w:r>
          <w:fldChar w:fldCharType="begin"/>
        </w:r>
        <w:r>
          <w:instrText xml:space="preserve"> SEQ Figure \* ARABIC </w:instrText>
        </w:r>
      </w:ins>
      <w:r>
        <w:fldChar w:fldCharType="separate"/>
      </w:r>
      <w:r w:rsidR="00DF5D34">
        <w:rPr>
          <w:noProof/>
        </w:rPr>
        <w:t>9</w:t>
      </w:r>
      <w:ins w:id="52" w:author="KRISH PATEL" w:date="2025-05-02T13:36:00Z" w16du:dateUtc="2025-05-02T08:06:00Z">
        <w:r>
          <w:fldChar w:fldCharType="end"/>
        </w:r>
        <w:r>
          <w:t xml:space="preserve"> Listed Gig Page</w:t>
        </w:r>
      </w:ins>
    </w:p>
    <w:p w14:paraId="7E1583C2"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55C1C970"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3CBE26B3"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4B0EB616"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698A3E86"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0CB29657"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00D4E1A6"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3C971250"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29BCA143"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7DEF21FE"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1CE4AA97"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0C7B2C2B"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56C903DE"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1D6FB64A"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5C1C5417" w14:textId="77777777" w:rsidR="00FC408C" w:rsidRDefault="00FC408C" w:rsidP="00712A17">
      <w:pPr>
        <w:spacing w:line="360" w:lineRule="auto"/>
        <w:jc w:val="both"/>
        <w:rPr>
          <w:rFonts w:ascii="Times New Roman" w:eastAsia="Times New Roman" w:hAnsi="Times New Roman" w:cs="Times New Roman"/>
          <w:kern w:val="0"/>
          <w:sz w:val="28"/>
          <w:szCs w:val="28"/>
          <w14:ligatures w14:val="none"/>
        </w:rPr>
      </w:pPr>
    </w:p>
    <w:p w14:paraId="428E4D0F"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6EB58B62"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37244031"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3C3E775E"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2650A99C"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10DF97B0"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41261ECD"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1C060542"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69A09C9C" w14:textId="35DA2C18"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r w:rsidRPr="00FC408C">
        <w:rPr>
          <w:rFonts w:ascii="Times New Roman" w:eastAsia="Times New Roman" w:hAnsi="Times New Roman" w:cs="Times New Roman"/>
          <w:b/>
          <w:bCs/>
          <w:kern w:val="0"/>
          <w:sz w:val="32"/>
          <w:szCs w:val="32"/>
          <w:lang w:eastAsia="en-IN" w:bidi="hi-IN"/>
          <w14:ligatures w14:val="none"/>
        </w:rPr>
        <w:t xml:space="preserve">CHAPTER </w:t>
      </w:r>
      <w:proofErr w:type="gramStart"/>
      <w:r>
        <w:rPr>
          <w:rFonts w:ascii="Times New Roman" w:eastAsia="Times New Roman" w:hAnsi="Times New Roman" w:cs="Times New Roman"/>
          <w:b/>
          <w:bCs/>
          <w:kern w:val="0"/>
          <w:sz w:val="32"/>
          <w:szCs w:val="32"/>
          <w:lang w:eastAsia="en-IN" w:bidi="hi-IN"/>
          <w14:ligatures w14:val="none"/>
        </w:rPr>
        <w:t>8</w:t>
      </w:r>
      <w:r w:rsidRPr="00FC408C">
        <w:rPr>
          <w:rFonts w:ascii="Times New Roman" w:eastAsia="Times New Roman" w:hAnsi="Times New Roman" w:cs="Times New Roman"/>
          <w:b/>
          <w:bCs/>
          <w:kern w:val="0"/>
          <w:sz w:val="32"/>
          <w:szCs w:val="32"/>
          <w:lang w:eastAsia="en-IN" w:bidi="hi-IN"/>
          <w14:ligatures w14:val="none"/>
        </w:rPr>
        <w:t xml:space="preserve"> :</w:t>
      </w:r>
      <w:proofErr w:type="gramEnd"/>
      <w:r w:rsidRPr="00FC408C">
        <w:rPr>
          <w:rFonts w:ascii="Times New Roman" w:eastAsia="Times New Roman" w:hAnsi="Times New Roman" w:cs="Times New Roman"/>
          <w:b/>
          <w:bCs/>
          <w:kern w:val="0"/>
          <w:sz w:val="32"/>
          <w:szCs w:val="32"/>
          <w:lang w:eastAsia="en-IN" w:bidi="hi-IN"/>
          <w14:ligatures w14:val="none"/>
        </w:rPr>
        <w:t xml:space="preserve"> </w:t>
      </w:r>
      <w:r>
        <w:rPr>
          <w:rFonts w:ascii="Times New Roman" w:eastAsia="Times New Roman" w:hAnsi="Times New Roman" w:cs="Times New Roman"/>
          <w:b/>
          <w:bCs/>
          <w:kern w:val="0"/>
          <w:sz w:val="32"/>
          <w:szCs w:val="32"/>
          <w:lang w:eastAsia="en-IN" w:bidi="hi-IN"/>
          <w14:ligatures w14:val="none"/>
        </w:rPr>
        <w:t>CONCLUSION</w:t>
      </w:r>
    </w:p>
    <w:p w14:paraId="0E7F2CFF"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272E3ADA"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642B8031"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38FA9D9D"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44E03633" w14:textId="77777777" w:rsidR="00FC408C" w:rsidRDefault="00FC408C" w:rsidP="00FC408C">
      <w:pPr>
        <w:spacing w:before="100" w:beforeAutospacing="1" w:after="100" w:afterAutospacing="1" w:line="360" w:lineRule="auto"/>
        <w:jc w:val="center"/>
        <w:rPr>
          <w:rFonts w:ascii="Times New Roman" w:eastAsia="Times New Roman" w:hAnsi="Times New Roman" w:cs="Times New Roman"/>
          <w:b/>
          <w:bCs/>
          <w:kern w:val="0"/>
          <w:sz w:val="32"/>
          <w:szCs w:val="32"/>
          <w:lang w:eastAsia="en-IN" w:bidi="hi-IN"/>
          <w14:ligatures w14:val="none"/>
        </w:rPr>
      </w:pPr>
    </w:p>
    <w:p w14:paraId="631A946B" w14:textId="77777777" w:rsidR="00FC408C" w:rsidDel="00795317" w:rsidRDefault="00FC408C" w:rsidP="00FC408C">
      <w:pPr>
        <w:spacing w:before="100" w:beforeAutospacing="1" w:after="100" w:afterAutospacing="1" w:line="360" w:lineRule="auto"/>
        <w:jc w:val="center"/>
        <w:rPr>
          <w:del w:id="53" w:author="KRISH PATEL" w:date="2025-05-02T13:36:00Z" w16du:dateUtc="2025-05-02T08:06:00Z"/>
          <w:rFonts w:ascii="Times New Roman" w:eastAsia="Times New Roman" w:hAnsi="Times New Roman" w:cs="Times New Roman"/>
          <w:b/>
          <w:bCs/>
          <w:kern w:val="0"/>
          <w:sz w:val="32"/>
          <w:szCs w:val="32"/>
          <w:lang w:eastAsia="en-IN" w:bidi="hi-IN"/>
          <w14:ligatures w14:val="none"/>
        </w:rPr>
      </w:pPr>
    </w:p>
    <w:p w14:paraId="1DACD3BE" w14:textId="77777777" w:rsidR="00FC408C" w:rsidRDefault="00FC408C">
      <w:pPr>
        <w:spacing w:before="100" w:beforeAutospacing="1" w:after="100" w:afterAutospacing="1" w:line="360" w:lineRule="auto"/>
        <w:rPr>
          <w:rFonts w:ascii="Times New Roman" w:eastAsia="Times New Roman" w:hAnsi="Times New Roman" w:cs="Times New Roman"/>
          <w:b/>
          <w:bCs/>
          <w:kern w:val="0"/>
          <w:sz w:val="32"/>
          <w:szCs w:val="32"/>
          <w:lang w:eastAsia="en-IN" w:bidi="hi-IN"/>
          <w14:ligatures w14:val="none"/>
        </w:rPr>
        <w:pPrChange w:id="54" w:author="KRISH PATEL" w:date="2025-05-02T13:36:00Z" w16du:dateUtc="2025-05-02T08:06:00Z">
          <w:pPr>
            <w:spacing w:before="100" w:beforeAutospacing="1" w:after="100" w:afterAutospacing="1" w:line="360" w:lineRule="auto"/>
            <w:jc w:val="center"/>
          </w:pPr>
        </w:pPrChange>
      </w:pPr>
    </w:p>
    <w:p w14:paraId="2B8E6D94" w14:textId="120E90B9" w:rsidR="00FC408C" w:rsidRPr="00FC408C" w:rsidRDefault="00FC408C" w:rsidP="00FC408C">
      <w:pPr>
        <w:spacing w:before="100" w:beforeAutospacing="1" w:after="100" w:afterAutospacing="1" w:line="360" w:lineRule="auto"/>
        <w:jc w:val="right"/>
        <w:rPr>
          <w:rFonts w:ascii="Times New Roman" w:eastAsia="Times New Roman" w:hAnsi="Times New Roman" w:cs="Times New Roman"/>
          <w:b/>
          <w:bCs/>
          <w:kern w:val="0"/>
          <w:sz w:val="28"/>
          <w:szCs w:val="28"/>
          <w:lang w:eastAsia="en-IN" w:bidi="hi-IN"/>
          <w14:ligatures w14:val="none"/>
        </w:rPr>
      </w:pPr>
      <w:r w:rsidRPr="00FC408C">
        <w:rPr>
          <w:rFonts w:ascii="Times New Roman" w:eastAsia="Times New Roman" w:hAnsi="Times New Roman" w:cs="Times New Roman"/>
          <w:b/>
          <w:bCs/>
          <w:kern w:val="0"/>
          <w:sz w:val="28"/>
          <w:szCs w:val="28"/>
          <w:lang w:eastAsia="en-IN" w:bidi="hi-IN"/>
          <w14:ligatures w14:val="none"/>
        </w:rPr>
        <w:lastRenderedPageBreak/>
        <w:t>CONCLUSION</w:t>
      </w:r>
    </w:p>
    <w:p w14:paraId="6553A2FB" w14:textId="77777777" w:rsidR="00FC408C" w:rsidRPr="00FC408C" w:rsidRDefault="00FC408C" w:rsidP="00FC408C">
      <w:pPr>
        <w:spacing w:line="276" w:lineRule="auto"/>
        <w:jc w:val="both"/>
        <w:rPr>
          <w:rFonts w:ascii="Times New Roman" w:eastAsia="Times New Roman" w:hAnsi="Times New Roman" w:cs="Times New Roman"/>
          <w:kern w:val="0"/>
          <w:sz w:val="24"/>
          <w:szCs w:val="24"/>
          <w14:ligatures w14:val="none"/>
        </w:rPr>
      </w:pPr>
      <w:r w:rsidRPr="00FC408C">
        <w:rPr>
          <w:rFonts w:ascii="Times New Roman" w:eastAsia="Times New Roman" w:hAnsi="Times New Roman" w:cs="Times New Roman"/>
          <w:kern w:val="0"/>
          <w:sz w:val="24"/>
          <w:szCs w:val="24"/>
          <w14:ligatures w14:val="none"/>
        </w:rPr>
        <w:t xml:space="preserve">The </w:t>
      </w:r>
      <w:proofErr w:type="spellStart"/>
      <w:r w:rsidRPr="00FC408C">
        <w:rPr>
          <w:rFonts w:ascii="Times New Roman" w:eastAsia="Times New Roman" w:hAnsi="Times New Roman" w:cs="Times New Roman"/>
          <w:i/>
          <w:iCs/>
          <w:kern w:val="0"/>
          <w:sz w:val="24"/>
          <w:szCs w:val="24"/>
          <w14:ligatures w14:val="none"/>
        </w:rPr>
        <w:t>Gigster</w:t>
      </w:r>
      <w:proofErr w:type="spellEnd"/>
      <w:r w:rsidRPr="00FC408C">
        <w:rPr>
          <w:rFonts w:ascii="Times New Roman" w:eastAsia="Times New Roman" w:hAnsi="Times New Roman" w:cs="Times New Roman"/>
          <w:kern w:val="0"/>
          <w:sz w:val="24"/>
          <w:szCs w:val="24"/>
          <w14:ligatures w14:val="none"/>
        </w:rPr>
        <w:t xml:space="preserve"> platform has grown into a dynamic and reliable freelancing hub that bridges the gap between gig seekers and service providers. Built with a modern tech stack—React.js on the frontend and Node.js on the backend—it now delivers a streamlined, secure, and responsive user experience. After incorporating feedback from the second project review, several major enhancements were made, including user role-based redirection, OTP-based authentication, activity logging, and real-time display of project and user data.</w:t>
      </w:r>
    </w:p>
    <w:p w14:paraId="54A0701E" w14:textId="77777777" w:rsidR="00FC408C" w:rsidRPr="00FC408C" w:rsidRDefault="00FC408C" w:rsidP="00FC408C">
      <w:pPr>
        <w:spacing w:line="276" w:lineRule="auto"/>
        <w:jc w:val="both"/>
        <w:rPr>
          <w:rFonts w:ascii="Times New Roman" w:eastAsia="Times New Roman" w:hAnsi="Times New Roman" w:cs="Times New Roman"/>
          <w:kern w:val="0"/>
          <w:sz w:val="28"/>
          <w:szCs w:val="28"/>
          <w14:ligatures w14:val="none"/>
        </w:rPr>
      </w:pPr>
      <w:r w:rsidRPr="00FC408C">
        <w:rPr>
          <w:rFonts w:ascii="Times New Roman" w:eastAsia="Times New Roman" w:hAnsi="Times New Roman" w:cs="Times New Roman"/>
          <w:kern w:val="0"/>
          <w:sz w:val="24"/>
          <w:szCs w:val="24"/>
          <w14:ligatures w14:val="none"/>
        </w:rPr>
        <w:t xml:space="preserve">Users can now browse gigs, create their own listings, manage profiles, and interact through a basic messaging system that supports sending and receiving messages. The integration of the Stripe payment gateway has also made it possible to conduct secure transactions within the platform, marking a significant milestone in transforming </w:t>
      </w:r>
      <w:proofErr w:type="spellStart"/>
      <w:r w:rsidRPr="00FC408C">
        <w:rPr>
          <w:rFonts w:ascii="Times New Roman" w:eastAsia="Times New Roman" w:hAnsi="Times New Roman" w:cs="Times New Roman"/>
          <w:i/>
          <w:iCs/>
          <w:kern w:val="0"/>
          <w:sz w:val="24"/>
          <w:szCs w:val="24"/>
          <w14:ligatures w14:val="none"/>
        </w:rPr>
        <w:t>Gigster</w:t>
      </w:r>
      <w:proofErr w:type="spellEnd"/>
      <w:r w:rsidRPr="00FC408C">
        <w:rPr>
          <w:rFonts w:ascii="Times New Roman" w:eastAsia="Times New Roman" w:hAnsi="Times New Roman" w:cs="Times New Roman"/>
          <w:kern w:val="0"/>
          <w:sz w:val="24"/>
          <w:szCs w:val="24"/>
          <w14:ligatures w14:val="none"/>
        </w:rPr>
        <w:t xml:space="preserve"> into a professional-grade tool for freelancers and clients alike</w:t>
      </w:r>
      <w:r w:rsidRPr="00FC408C">
        <w:rPr>
          <w:rFonts w:ascii="Times New Roman" w:eastAsia="Times New Roman" w:hAnsi="Times New Roman" w:cs="Times New Roman"/>
          <w:kern w:val="0"/>
          <w:sz w:val="28"/>
          <w:szCs w:val="28"/>
          <w14:ligatures w14:val="none"/>
        </w:rPr>
        <w:t>.</w:t>
      </w:r>
    </w:p>
    <w:p w14:paraId="79254135" w14:textId="77777777" w:rsidR="00FC408C" w:rsidRPr="00FC408C" w:rsidRDefault="00FC408C" w:rsidP="00FC408C">
      <w:pPr>
        <w:spacing w:line="360" w:lineRule="auto"/>
        <w:jc w:val="both"/>
        <w:rPr>
          <w:rFonts w:ascii="Times New Roman" w:eastAsia="Times New Roman" w:hAnsi="Times New Roman" w:cs="Times New Roman"/>
          <w:b/>
          <w:bCs/>
          <w:kern w:val="0"/>
          <w:sz w:val="28"/>
          <w:szCs w:val="28"/>
          <w14:ligatures w14:val="none"/>
        </w:rPr>
      </w:pPr>
      <w:r w:rsidRPr="00FC408C">
        <w:rPr>
          <w:rFonts w:ascii="Times New Roman" w:eastAsia="Times New Roman" w:hAnsi="Times New Roman" w:cs="Times New Roman"/>
          <w:b/>
          <w:bCs/>
          <w:kern w:val="0"/>
          <w:sz w:val="28"/>
          <w:szCs w:val="28"/>
          <w14:ligatures w14:val="none"/>
        </w:rPr>
        <w:t>Future Work</w:t>
      </w:r>
    </w:p>
    <w:p w14:paraId="254384DE" w14:textId="77777777" w:rsidR="00FC408C" w:rsidRPr="00FC408C" w:rsidRDefault="00FC408C" w:rsidP="00FC408C">
      <w:pPr>
        <w:spacing w:line="360" w:lineRule="auto"/>
        <w:jc w:val="both"/>
        <w:rPr>
          <w:rFonts w:ascii="Times New Roman" w:eastAsia="Times New Roman" w:hAnsi="Times New Roman" w:cs="Times New Roman"/>
          <w:kern w:val="0"/>
          <w:sz w:val="24"/>
          <w:szCs w:val="24"/>
          <w14:ligatures w14:val="none"/>
        </w:rPr>
      </w:pPr>
      <w:r w:rsidRPr="00FC408C">
        <w:rPr>
          <w:rFonts w:ascii="Times New Roman" w:eastAsia="Times New Roman" w:hAnsi="Times New Roman" w:cs="Times New Roman"/>
          <w:kern w:val="0"/>
          <w:sz w:val="24"/>
          <w:szCs w:val="24"/>
          <w14:ligatures w14:val="none"/>
        </w:rPr>
        <w:t xml:space="preserve">Although </w:t>
      </w:r>
      <w:proofErr w:type="spellStart"/>
      <w:r w:rsidRPr="00FC408C">
        <w:rPr>
          <w:rFonts w:ascii="Times New Roman" w:eastAsia="Times New Roman" w:hAnsi="Times New Roman" w:cs="Times New Roman"/>
          <w:i/>
          <w:iCs/>
          <w:kern w:val="0"/>
          <w:sz w:val="24"/>
          <w:szCs w:val="24"/>
          <w14:ligatures w14:val="none"/>
        </w:rPr>
        <w:t>Gigster</w:t>
      </w:r>
      <w:proofErr w:type="spellEnd"/>
      <w:r w:rsidRPr="00FC408C">
        <w:rPr>
          <w:rFonts w:ascii="Times New Roman" w:eastAsia="Times New Roman" w:hAnsi="Times New Roman" w:cs="Times New Roman"/>
          <w:kern w:val="0"/>
          <w:sz w:val="24"/>
          <w:szCs w:val="24"/>
          <w14:ligatures w14:val="none"/>
        </w:rPr>
        <w:t xml:space="preserve"> now handles core freelancing functionalities effectively, there is still much room for refinement and expansion. Planned features for upcoming development phases include:</w:t>
      </w:r>
    </w:p>
    <w:p w14:paraId="0DE862D0" w14:textId="77777777" w:rsidR="00FC408C" w:rsidRDefault="00FC408C" w:rsidP="00FC408C">
      <w:pPr>
        <w:numPr>
          <w:ilvl w:val="0"/>
          <w:numId w:val="30"/>
        </w:numPr>
        <w:spacing w:line="240" w:lineRule="auto"/>
        <w:jc w:val="both"/>
        <w:rPr>
          <w:rFonts w:ascii="Times New Roman" w:eastAsia="Times New Roman" w:hAnsi="Times New Roman" w:cs="Times New Roman"/>
          <w:kern w:val="0"/>
          <w:sz w:val="24"/>
          <w:szCs w:val="24"/>
          <w14:ligatures w14:val="none"/>
        </w:rPr>
      </w:pPr>
      <w:r w:rsidRPr="00FC408C">
        <w:rPr>
          <w:rFonts w:ascii="Times New Roman" w:eastAsia="Times New Roman" w:hAnsi="Times New Roman" w:cs="Times New Roman"/>
          <w:b/>
          <w:bCs/>
          <w:kern w:val="0"/>
          <w:sz w:val="24"/>
          <w:szCs w:val="24"/>
          <w14:ligatures w14:val="none"/>
        </w:rPr>
        <w:t>Advanced Messaging System:</w:t>
      </w:r>
      <w:r w:rsidRPr="00FC408C">
        <w:rPr>
          <w:rFonts w:ascii="Times New Roman" w:eastAsia="Times New Roman" w:hAnsi="Times New Roman" w:cs="Times New Roman"/>
          <w:kern w:val="0"/>
          <w:sz w:val="24"/>
          <w:szCs w:val="24"/>
          <w14:ligatures w14:val="none"/>
        </w:rPr>
        <w:t xml:space="preserve"> Building on the current basic chat, we aim to introduce message timestamps, read receipts, message history storage, and real-time notifications to enhance communication reliability.</w:t>
      </w:r>
    </w:p>
    <w:p w14:paraId="6724B59A" w14:textId="2A0B487B" w:rsidR="00FC408C" w:rsidRPr="00FC408C" w:rsidRDefault="00FC408C" w:rsidP="00FC408C">
      <w:pPr>
        <w:numPr>
          <w:ilvl w:val="0"/>
          <w:numId w:val="30"/>
        </w:numPr>
        <w:spacing w:line="240" w:lineRule="auto"/>
        <w:jc w:val="both"/>
        <w:rPr>
          <w:rFonts w:ascii="Times New Roman" w:eastAsia="Times New Roman" w:hAnsi="Times New Roman" w:cs="Times New Roman"/>
          <w:kern w:val="0"/>
          <w:sz w:val="24"/>
          <w:szCs w:val="24"/>
          <w14:ligatures w14:val="none"/>
        </w:rPr>
      </w:pPr>
      <w:r w:rsidRPr="00FC408C">
        <w:rPr>
          <w:rFonts w:ascii="Times New Roman" w:eastAsia="Times New Roman" w:hAnsi="Times New Roman" w:cs="Times New Roman"/>
          <w:b/>
          <w:bCs/>
          <w:kern w:val="0"/>
          <w:sz w:val="24"/>
          <w:szCs w:val="24"/>
          <w14:ligatures w14:val="none"/>
        </w:rPr>
        <w:t>Project-Based Booking Flow:</w:t>
      </w:r>
      <w:r w:rsidRPr="00FC408C">
        <w:rPr>
          <w:rFonts w:ascii="Times New Roman" w:eastAsia="Times New Roman" w:hAnsi="Times New Roman" w:cs="Times New Roman"/>
          <w:kern w:val="0"/>
          <w:sz w:val="24"/>
          <w:szCs w:val="24"/>
          <w14:ligatures w14:val="none"/>
        </w:rPr>
        <w:t xml:space="preserve"> Implement a structured workflow where clients can not only post gigs but also formally book freelancers, define milestones, and track progress step-by-step.</w:t>
      </w:r>
    </w:p>
    <w:p w14:paraId="0657BBD3" w14:textId="77777777" w:rsidR="00FC408C" w:rsidRPr="00FC408C" w:rsidRDefault="00FC408C" w:rsidP="00FC408C">
      <w:pPr>
        <w:numPr>
          <w:ilvl w:val="0"/>
          <w:numId w:val="30"/>
        </w:numPr>
        <w:spacing w:line="240" w:lineRule="auto"/>
        <w:jc w:val="both"/>
        <w:rPr>
          <w:rFonts w:ascii="Times New Roman" w:eastAsia="Times New Roman" w:hAnsi="Times New Roman" w:cs="Times New Roman"/>
          <w:kern w:val="0"/>
          <w:sz w:val="24"/>
          <w:szCs w:val="24"/>
          <w14:ligatures w14:val="none"/>
        </w:rPr>
      </w:pPr>
      <w:r w:rsidRPr="00FC408C">
        <w:rPr>
          <w:rFonts w:ascii="Times New Roman" w:eastAsia="Times New Roman" w:hAnsi="Times New Roman" w:cs="Times New Roman"/>
          <w:b/>
          <w:bCs/>
          <w:kern w:val="0"/>
          <w:sz w:val="24"/>
          <w:szCs w:val="24"/>
          <w14:ligatures w14:val="none"/>
        </w:rPr>
        <w:t>Gig Search Optimization:</w:t>
      </w:r>
      <w:r w:rsidRPr="00FC408C">
        <w:rPr>
          <w:rFonts w:ascii="Times New Roman" w:eastAsia="Times New Roman" w:hAnsi="Times New Roman" w:cs="Times New Roman"/>
          <w:kern w:val="0"/>
          <w:sz w:val="24"/>
          <w:szCs w:val="24"/>
          <w14:ligatures w14:val="none"/>
        </w:rPr>
        <w:t xml:space="preserve"> Add smart filters such as budget range, skill level, project duration, and availability to help users discover relevant gigs or freelancers faster and more accurately.</w:t>
      </w:r>
    </w:p>
    <w:p w14:paraId="6ECD5030" w14:textId="77777777" w:rsidR="00FC408C" w:rsidRPr="00FC408C" w:rsidRDefault="00FC408C" w:rsidP="00FC408C">
      <w:pPr>
        <w:numPr>
          <w:ilvl w:val="0"/>
          <w:numId w:val="30"/>
        </w:numPr>
        <w:spacing w:line="240" w:lineRule="auto"/>
        <w:jc w:val="both"/>
        <w:rPr>
          <w:rFonts w:ascii="Times New Roman" w:eastAsia="Times New Roman" w:hAnsi="Times New Roman" w:cs="Times New Roman"/>
          <w:kern w:val="0"/>
          <w:sz w:val="24"/>
          <w:szCs w:val="24"/>
          <w14:ligatures w14:val="none"/>
        </w:rPr>
      </w:pPr>
      <w:r w:rsidRPr="00FC408C">
        <w:rPr>
          <w:rFonts w:ascii="Times New Roman" w:eastAsia="Times New Roman" w:hAnsi="Times New Roman" w:cs="Times New Roman"/>
          <w:b/>
          <w:bCs/>
          <w:kern w:val="0"/>
          <w:sz w:val="24"/>
          <w:szCs w:val="24"/>
          <w14:ligatures w14:val="none"/>
        </w:rPr>
        <w:t>Dispute Management System:</w:t>
      </w:r>
      <w:r w:rsidRPr="00FC408C">
        <w:rPr>
          <w:rFonts w:ascii="Times New Roman" w:eastAsia="Times New Roman" w:hAnsi="Times New Roman" w:cs="Times New Roman"/>
          <w:kern w:val="0"/>
          <w:sz w:val="24"/>
          <w:szCs w:val="24"/>
          <w14:ligatures w14:val="none"/>
        </w:rPr>
        <w:t xml:space="preserve"> Provide admins with tools to handle disputes between clients and freelancers, with access to communication history and project logs for resolution.</w:t>
      </w:r>
    </w:p>
    <w:p w14:paraId="558A26AA" w14:textId="77777777" w:rsidR="00FC408C" w:rsidRPr="00FC408C" w:rsidRDefault="00FC408C" w:rsidP="00FC408C">
      <w:pPr>
        <w:numPr>
          <w:ilvl w:val="0"/>
          <w:numId w:val="30"/>
        </w:numPr>
        <w:spacing w:line="240" w:lineRule="auto"/>
        <w:jc w:val="both"/>
        <w:rPr>
          <w:rFonts w:ascii="Times New Roman" w:eastAsia="Times New Roman" w:hAnsi="Times New Roman" w:cs="Times New Roman"/>
          <w:kern w:val="0"/>
          <w:sz w:val="24"/>
          <w:szCs w:val="24"/>
          <w14:ligatures w14:val="none"/>
        </w:rPr>
      </w:pPr>
      <w:r w:rsidRPr="00FC408C">
        <w:rPr>
          <w:rFonts w:ascii="Times New Roman" w:eastAsia="Times New Roman" w:hAnsi="Times New Roman" w:cs="Times New Roman"/>
          <w:b/>
          <w:bCs/>
          <w:kern w:val="0"/>
          <w:sz w:val="24"/>
          <w:szCs w:val="24"/>
          <w14:ligatures w14:val="none"/>
        </w:rPr>
        <w:t xml:space="preserve">Notification </w:t>
      </w:r>
      <w:proofErr w:type="spellStart"/>
      <w:r w:rsidRPr="00FC408C">
        <w:rPr>
          <w:rFonts w:ascii="Times New Roman" w:eastAsia="Times New Roman" w:hAnsi="Times New Roman" w:cs="Times New Roman"/>
          <w:b/>
          <w:bCs/>
          <w:kern w:val="0"/>
          <w:sz w:val="24"/>
          <w:szCs w:val="24"/>
          <w14:ligatures w14:val="none"/>
        </w:rPr>
        <w:t>Center</w:t>
      </w:r>
      <w:proofErr w:type="spellEnd"/>
      <w:r w:rsidRPr="00FC408C">
        <w:rPr>
          <w:rFonts w:ascii="Times New Roman" w:eastAsia="Times New Roman" w:hAnsi="Times New Roman" w:cs="Times New Roman"/>
          <w:b/>
          <w:bCs/>
          <w:kern w:val="0"/>
          <w:sz w:val="24"/>
          <w:szCs w:val="24"/>
          <w14:ligatures w14:val="none"/>
        </w:rPr>
        <w:t>:</w:t>
      </w:r>
      <w:r w:rsidRPr="00FC408C">
        <w:rPr>
          <w:rFonts w:ascii="Times New Roman" w:eastAsia="Times New Roman" w:hAnsi="Times New Roman" w:cs="Times New Roman"/>
          <w:kern w:val="0"/>
          <w:sz w:val="24"/>
          <w:szCs w:val="24"/>
          <w14:ligatures w14:val="none"/>
        </w:rPr>
        <w:t xml:space="preserve"> Introduce in-app and email notifications for critical actions like gig assignments, new messages, payment updates, and account changes.</w:t>
      </w:r>
    </w:p>
    <w:p w14:paraId="2FFA30E2" w14:textId="77777777" w:rsidR="00FC408C" w:rsidRPr="00FC408C" w:rsidRDefault="00FC408C" w:rsidP="00FC408C">
      <w:pPr>
        <w:numPr>
          <w:ilvl w:val="0"/>
          <w:numId w:val="30"/>
        </w:numPr>
        <w:spacing w:line="240" w:lineRule="auto"/>
        <w:jc w:val="both"/>
        <w:rPr>
          <w:rFonts w:ascii="Times New Roman" w:eastAsia="Times New Roman" w:hAnsi="Times New Roman" w:cs="Times New Roman"/>
          <w:kern w:val="0"/>
          <w:sz w:val="24"/>
          <w:szCs w:val="24"/>
          <w14:ligatures w14:val="none"/>
        </w:rPr>
      </w:pPr>
      <w:r w:rsidRPr="00FC408C">
        <w:rPr>
          <w:rFonts w:ascii="Times New Roman" w:eastAsia="Times New Roman" w:hAnsi="Times New Roman" w:cs="Times New Roman"/>
          <w:b/>
          <w:bCs/>
          <w:kern w:val="0"/>
          <w:sz w:val="24"/>
          <w:szCs w:val="24"/>
          <w14:ligatures w14:val="none"/>
        </w:rPr>
        <w:t>User Analytics Dashboard:</w:t>
      </w:r>
      <w:r w:rsidRPr="00FC408C">
        <w:rPr>
          <w:rFonts w:ascii="Times New Roman" w:eastAsia="Times New Roman" w:hAnsi="Times New Roman" w:cs="Times New Roman"/>
          <w:kern w:val="0"/>
          <w:sz w:val="24"/>
          <w:szCs w:val="24"/>
          <w14:ligatures w14:val="none"/>
        </w:rPr>
        <w:t xml:space="preserve"> Offer insights to both freelancers and clients with data visualizations on project performance, earnings, engagement rates, and user activity trends.</w:t>
      </w:r>
    </w:p>
    <w:p w14:paraId="2C3221DF" w14:textId="77777777" w:rsidR="00FC408C" w:rsidRPr="00FC408C" w:rsidRDefault="00FC408C" w:rsidP="00FC408C">
      <w:pPr>
        <w:spacing w:line="240" w:lineRule="auto"/>
        <w:jc w:val="both"/>
        <w:rPr>
          <w:rFonts w:ascii="Times New Roman" w:eastAsia="Times New Roman" w:hAnsi="Times New Roman" w:cs="Times New Roman"/>
          <w:kern w:val="0"/>
          <w:sz w:val="24"/>
          <w:szCs w:val="24"/>
          <w14:ligatures w14:val="none"/>
        </w:rPr>
      </w:pPr>
      <w:r w:rsidRPr="00FC408C">
        <w:rPr>
          <w:rFonts w:ascii="Times New Roman" w:eastAsia="Times New Roman" w:hAnsi="Times New Roman" w:cs="Times New Roman"/>
          <w:kern w:val="0"/>
          <w:sz w:val="24"/>
          <w:szCs w:val="24"/>
          <w14:ligatures w14:val="none"/>
        </w:rPr>
        <w:t xml:space="preserve">By implementing these upcoming features, </w:t>
      </w:r>
      <w:proofErr w:type="spellStart"/>
      <w:r w:rsidRPr="00FC408C">
        <w:rPr>
          <w:rFonts w:ascii="Times New Roman" w:eastAsia="Times New Roman" w:hAnsi="Times New Roman" w:cs="Times New Roman"/>
          <w:i/>
          <w:iCs/>
          <w:kern w:val="0"/>
          <w:sz w:val="24"/>
          <w:szCs w:val="24"/>
          <w14:ligatures w14:val="none"/>
        </w:rPr>
        <w:t>Gigster</w:t>
      </w:r>
      <w:proofErr w:type="spellEnd"/>
      <w:r w:rsidRPr="00FC408C">
        <w:rPr>
          <w:rFonts w:ascii="Times New Roman" w:eastAsia="Times New Roman" w:hAnsi="Times New Roman" w:cs="Times New Roman"/>
          <w:kern w:val="0"/>
          <w:sz w:val="24"/>
          <w:szCs w:val="24"/>
          <w14:ligatures w14:val="none"/>
        </w:rPr>
        <w:t xml:space="preserve"> will continue evolving into a comprehensive freelancing platform that supports trust, transparency, and long-term professional collaboration.</w:t>
      </w:r>
    </w:p>
    <w:p w14:paraId="0A97014C" w14:textId="77777777" w:rsidR="00FC408C" w:rsidRDefault="00FC408C" w:rsidP="00FC408C">
      <w:pPr>
        <w:spacing w:line="240" w:lineRule="auto"/>
        <w:jc w:val="both"/>
        <w:rPr>
          <w:rFonts w:ascii="Times New Roman" w:eastAsia="Times New Roman" w:hAnsi="Times New Roman" w:cs="Times New Roman"/>
          <w:kern w:val="0"/>
          <w:sz w:val="24"/>
          <w:szCs w:val="24"/>
          <w14:ligatures w14:val="none"/>
        </w:rPr>
      </w:pPr>
    </w:p>
    <w:p w14:paraId="2BE6236D"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4611EA2B"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24E9D8F3"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13A8E201"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16612FAC"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13F12AB6"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72BE7F18"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614A736E"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7A16F040"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2523CD67"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2F6C2963"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39BF3E8A"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7382AB87" w14:textId="78CF0A26"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r w:rsidRPr="00FC408C">
        <w:rPr>
          <w:rFonts w:ascii="Times New Roman" w:eastAsia="Times New Roman" w:hAnsi="Times New Roman" w:cs="Times New Roman"/>
          <w:b/>
          <w:bCs/>
          <w:kern w:val="0"/>
          <w:sz w:val="32"/>
          <w:szCs w:val="32"/>
          <w14:ligatures w14:val="none"/>
        </w:rPr>
        <w:t xml:space="preserve">CHAPTER </w:t>
      </w:r>
      <w:proofErr w:type="gramStart"/>
      <w:r w:rsidRPr="00FC408C">
        <w:rPr>
          <w:rFonts w:ascii="Times New Roman" w:eastAsia="Times New Roman" w:hAnsi="Times New Roman" w:cs="Times New Roman"/>
          <w:b/>
          <w:bCs/>
          <w:kern w:val="0"/>
          <w:sz w:val="32"/>
          <w:szCs w:val="32"/>
          <w14:ligatures w14:val="none"/>
        </w:rPr>
        <w:t>9 :</w:t>
      </w:r>
      <w:proofErr w:type="gramEnd"/>
      <w:r w:rsidRPr="00FC408C">
        <w:rPr>
          <w:rFonts w:ascii="Times New Roman" w:eastAsia="Times New Roman" w:hAnsi="Times New Roman" w:cs="Times New Roman"/>
          <w:b/>
          <w:bCs/>
          <w:kern w:val="0"/>
          <w:sz w:val="32"/>
          <w:szCs w:val="32"/>
          <w14:ligatures w14:val="none"/>
        </w:rPr>
        <w:t xml:space="preserve"> REFERENCES</w:t>
      </w:r>
    </w:p>
    <w:p w14:paraId="3FD9680E"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634424EC"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427CEEB1"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5033CE5B"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4D748228"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0E63A49A"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00B0BBFF"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11EDA3F1"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5B8F63BA"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2522AE9D"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71110FA8"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32D4C710"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2C0D99F4" w14:textId="77777777" w:rsidR="00FC408C" w:rsidRDefault="00FC408C" w:rsidP="00FC408C">
      <w:pPr>
        <w:spacing w:line="240" w:lineRule="auto"/>
        <w:jc w:val="center"/>
        <w:rPr>
          <w:rFonts w:ascii="Times New Roman" w:eastAsia="Times New Roman" w:hAnsi="Times New Roman" w:cs="Times New Roman"/>
          <w:b/>
          <w:bCs/>
          <w:kern w:val="0"/>
          <w:sz w:val="32"/>
          <w:szCs w:val="32"/>
          <w14:ligatures w14:val="none"/>
        </w:rPr>
      </w:pPr>
    </w:p>
    <w:p w14:paraId="17855979" w14:textId="71C63824" w:rsidR="00FC408C" w:rsidRPr="00FC408C" w:rsidRDefault="00FC408C" w:rsidP="00FC408C">
      <w:pPr>
        <w:spacing w:line="240" w:lineRule="auto"/>
        <w:jc w:val="right"/>
        <w:rPr>
          <w:rFonts w:ascii="Times New Roman" w:eastAsia="Times New Roman" w:hAnsi="Times New Roman" w:cs="Times New Roman"/>
          <w:b/>
          <w:bCs/>
          <w:kern w:val="0"/>
          <w:sz w:val="28"/>
          <w:szCs w:val="28"/>
          <w14:ligatures w14:val="none"/>
        </w:rPr>
      </w:pPr>
      <w:r w:rsidRPr="00FC408C">
        <w:rPr>
          <w:rFonts w:ascii="Times New Roman" w:eastAsia="Times New Roman" w:hAnsi="Times New Roman" w:cs="Times New Roman"/>
          <w:b/>
          <w:bCs/>
          <w:kern w:val="0"/>
          <w:sz w:val="28"/>
          <w:szCs w:val="28"/>
          <w14:ligatures w14:val="none"/>
        </w:rPr>
        <w:lastRenderedPageBreak/>
        <w:t>REFERENCES</w:t>
      </w:r>
    </w:p>
    <w:p w14:paraId="1DA0B009" w14:textId="77777777" w:rsidR="00FC408C" w:rsidRDefault="00FC408C" w:rsidP="00FC408C">
      <w:pPr>
        <w:spacing w:line="240" w:lineRule="auto"/>
        <w:jc w:val="both"/>
        <w:rPr>
          <w:rFonts w:ascii="Times New Roman" w:eastAsia="Times New Roman" w:hAnsi="Times New Roman" w:cs="Times New Roman"/>
          <w:kern w:val="0"/>
          <w:sz w:val="24"/>
          <w:szCs w:val="24"/>
          <w14:ligatures w14:val="none"/>
        </w:rPr>
      </w:pPr>
    </w:p>
    <w:p w14:paraId="07A5A9C6" w14:textId="77777777"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r w:rsidRPr="00FC408C">
        <w:rPr>
          <w:rFonts w:ascii="Times New Roman" w:hAnsi="Times New Roman" w:cs="Times New Roman"/>
          <w:b/>
          <w:bCs/>
          <w:sz w:val="24"/>
          <w:szCs w:val="24"/>
        </w:rPr>
        <w:t>MongoDB</w:t>
      </w:r>
      <w:r w:rsidRPr="00FC408C">
        <w:rPr>
          <w:rFonts w:ascii="Times New Roman" w:hAnsi="Times New Roman" w:cs="Times New Roman"/>
          <w:sz w:val="24"/>
          <w:szCs w:val="24"/>
        </w:rPr>
        <w:t>. "MongoDB Manual." Available online: https://docs.mongodb.com/manual/</w:t>
      </w:r>
    </w:p>
    <w:p w14:paraId="796EB8DD" w14:textId="77777777"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r w:rsidRPr="00FC408C">
        <w:rPr>
          <w:rFonts w:ascii="Times New Roman" w:hAnsi="Times New Roman" w:cs="Times New Roman"/>
          <w:b/>
          <w:bCs/>
          <w:sz w:val="24"/>
          <w:szCs w:val="24"/>
        </w:rPr>
        <w:t>Express.js</w:t>
      </w:r>
      <w:r w:rsidRPr="00FC408C">
        <w:rPr>
          <w:rFonts w:ascii="Times New Roman" w:hAnsi="Times New Roman" w:cs="Times New Roman"/>
          <w:sz w:val="24"/>
          <w:szCs w:val="24"/>
        </w:rPr>
        <w:t>. "Express - Node.js web application framework." Available online:</w:t>
      </w:r>
    </w:p>
    <w:p w14:paraId="27B6EF5F" w14:textId="28E20C2C"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hyperlink r:id="rId27" w:history="1">
        <w:r w:rsidRPr="00FC408C">
          <w:rPr>
            <w:rStyle w:val="Hyperlink"/>
            <w:rFonts w:ascii="Times New Roman" w:hAnsi="Times New Roman" w:cs="Times New Roman"/>
            <w:sz w:val="24"/>
            <w:szCs w:val="24"/>
          </w:rPr>
          <w:t>https://expressjs.com/</w:t>
        </w:r>
      </w:hyperlink>
      <w:r>
        <w:rPr>
          <w:rFonts w:ascii="Times New Roman" w:hAnsi="Times New Roman" w:cs="Times New Roman"/>
          <w:sz w:val="24"/>
          <w:szCs w:val="24"/>
        </w:rPr>
        <w:t xml:space="preserve"> </w:t>
      </w:r>
    </w:p>
    <w:p w14:paraId="3009D75F" w14:textId="77777777"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r w:rsidRPr="00FC408C">
        <w:rPr>
          <w:rFonts w:ascii="Times New Roman" w:hAnsi="Times New Roman" w:cs="Times New Roman"/>
          <w:b/>
          <w:bCs/>
          <w:sz w:val="24"/>
          <w:szCs w:val="24"/>
        </w:rPr>
        <w:t xml:space="preserve">React. </w:t>
      </w:r>
      <w:r w:rsidRPr="00FC408C">
        <w:rPr>
          <w:rFonts w:ascii="Times New Roman" w:hAnsi="Times New Roman" w:cs="Times New Roman"/>
          <w:sz w:val="24"/>
          <w:szCs w:val="24"/>
        </w:rPr>
        <w:t>"React - A JavaScript library for building user interfaces." Available online:</w:t>
      </w:r>
    </w:p>
    <w:p w14:paraId="04981269" w14:textId="5F2A3888"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hyperlink r:id="rId28" w:history="1">
        <w:r w:rsidRPr="00FC408C">
          <w:rPr>
            <w:rStyle w:val="Hyperlink"/>
            <w:rFonts w:ascii="Times New Roman" w:hAnsi="Times New Roman" w:cs="Times New Roman"/>
            <w:sz w:val="24"/>
            <w:szCs w:val="24"/>
          </w:rPr>
          <w:t>https://reactjs.org/</w:t>
        </w:r>
      </w:hyperlink>
      <w:r>
        <w:rPr>
          <w:rFonts w:ascii="Times New Roman" w:hAnsi="Times New Roman" w:cs="Times New Roman"/>
          <w:sz w:val="24"/>
          <w:szCs w:val="24"/>
        </w:rPr>
        <w:t xml:space="preserve"> </w:t>
      </w:r>
    </w:p>
    <w:p w14:paraId="5906F0C7" w14:textId="7BE9EA5F"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r w:rsidRPr="00FC408C">
        <w:rPr>
          <w:rFonts w:ascii="Times New Roman" w:hAnsi="Times New Roman" w:cs="Times New Roman"/>
          <w:b/>
          <w:bCs/>
          <w:sz w:val="24"/>
          <w:szCs w:val="24"/>
        </w:rPr>
        <w:t xml:space="preserve">Node.js. </w:t>
      </w:r>
      <w:r w:rsidRPr="00FC408C">
        <w:rPr>
          <w:rFonts w:ascii="Times New Roman" w:hAnsi="Times New Roman" w:cs="Times New Roman"/>
          <w:sz w:val="24"/>
          <w:szCs w:val="24"/>
        </w:rPr>
        <w:t xml:space="preserve">"Node.js." Available online: </w:t>
      </w:r>
      <w:hyperlink r:id="rId29" w:history="1">
        <w:r w:rsidRPr="00FC408C">
          <w:rPr>
            <w:rStyle w:val="Hyperlink"/>
            <w:rFonts w:ascii="Times New Roman" w:hAnsi="Times New Roman" w:cs="Times New Roman"/>
            <w:sz w:val="24"/>
            <w:szCs w:val="24"/>
          </w:rPr>
          <w:t>https://nodejs.org/</w:t>
        </w:r>
      </w:hyperlink>
      <w:r>
        <w:rPr>
          <w:rFonts w:ascii="Times New Roman" w:hAnsi="Times New Roman" w:cs="Times New Roman"/>
          <w:sz w:val="24"/>
          <w:szCs w:val="24"/>
        </w:rPr>
        <w:t xml:space="preserve"> </w:t>
      </w:r>
    </w:p>
    <w:p w14:paraId="7A4FE9B1" w14:textId="77777777"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r w:rsidRPr="00FC408C">
        <w:rPr>
          <w:rFonts w:ascii="Times New Roman" w:hAnsi="Times New Roman" w:cs="Times New Roman"/>
          <w:b/>
          <w:bCs/>
          <w:sz w:val="24"/>
          <w:szCs w:val="24"/>
        </w:rPr>
        <w:t xml:space="preserve">Redux. </w:t>
      </w:r>
      <w:r w:rsidRPr="00FC408C">
        <w:rPr>
          <w:rFonts w:ascii="Times New Roman" w:hAnsi="Times New Roman" w:cs="Times New Roman"/>
          <w:sz w:val="24"/>
          <w:szCs w:val="24"/>
        </w:rPr>
        <w:t>"Redux - A Predictable State Container for JS Apps." Available online:</w:t>
      </w:r>
    </w:p>
    <w:p w14:paraId="4C23C50E" w14:textId="51BF72B5"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hyperlink r:id="rId30" w:history="1">
        <w:r w:rsidRPr="00FC408C">
          <w:rPr>
            <w:rStyle w:val="Hyperlink"/>
            <w:rFonts w:ascii="Times New Roman" w:hAnsi="Times New Roman" w:cs="Times New Roman"/>
            <w:sz w:val="24"/>
            <w:szCs w:val="24"/>
          </w:rPr>
          <w:t>https://redux.js.org/</w:t>
        </w:r>
      </w:hyperlink>
      <w:r>
        <w:rPr>
          <w:rFonts w:ascii="Times New Roman" w:hAnsi="Times New Roman" w:cs="Times New Roman"/>
          <w:sz w:val="24"/>
          <w:szCs w:val="24"/>
        </w:rPr>
        <w:t xml:space="preserve"> </w:t>
      </w:r>
    </w:p>
    <w:p w14:paraId="1FC30205" w14:textId="7914FB61"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r w:rsidRPr="00FC408C">
        <w:rPr>
          <w:rFonts w:ascii="Times New Roman" w:hAnsi="Times New Roman" w:cs="Times New Roman"/>
          <w:b/>
          <w:bCs/>
          <w:sz w:val="24"/>
          <w:szCs w:val="24"/>
        </w:rPr>
        <w:t xml:space="preserve">JWT.io. </w:t>
      </w:r>
      <w:r w:rsidRPr="00FC408C">
        <w:rPr>
          <w:rFonts w:ascii="Times New Roman" w:hAnsi="Times New Roman" w:cs="Times New Roman"/>
          <w:sz w:val="24"/>
          <w:szCs w:val="24"/>
        </w:rPr>
        <w:t xml:space="preserve">"JSON Web Tokens." Available online: </w:t>
      </w:r>
      <w:hyperlink r:id="rId31" w:history="1">
        <w:r w:rsidRPr="00FC408C">
          <w:rPr>
            <w:rStyle w:val="Hyperlink"/>
            <w:rFonts w:ascii="Times New Roman" w:hAnsi="Times New Roman" w:cs="Times New Roman"/>
            <w:sz w:val="24"/>
            <w:szCs w:val="24"/>
          </w:rPr>
          <w:t>https://jwt.io/</w:t>
        </w:r>
      </w:hyperlink>
    </w:p>
    <w:p w14:paraId="37575B6F" w14:textId="62A07072"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proofErr w:type="spellStart"/>
      <w:r w:rsidRPr="00FC408C">
        <w:rPr>
          <w:rFonts w:ascii="Times New Roman" w:hAnsi="Times New Roman" w:cs="Times New Roman"/>
          <w:b/>
          <w:bCs/>
          <w:sz w:val="24"/>
          <w:szCs w:val="24"/>
        </w:rPr>
        <w:t>Cloudinary</w:t>
      </w:r>
      <w:proofErr w:type="spellEnd"/>
      <w:r w:rsidRPr="00FC408C">
        <w:rPr>
          <w:rFonts w:ascii="Times New Roman" w:hAnsi="Times New Roman" w:cs="Times New Roman"/>
          <w:sz w:val="24"/>
          <w:szCs w:val="24"/>
        </w:rPr>
        <w:t>. "</w:t>
      </w:r>
      <w:proofErr w:type="spellStart"/>
      <w:r w:rsidRPr="00FC408C">
        <w:rPr>
          <w:rFonts w:ascii="Times New Roman" w:hAnsi="Times New Roman" w:cs="Times New Roman"/>
          <w:sz w:val="24"/>
          <w:szCs w:val="24"/>
        </w:rPr>
        <w:t>Cloudinary</w:t>
      </w:r>
      <w:proofErr w:type="spellEnd"/>
      <w:r w:rsidRPr="00FC408C">
        <w:rPr>
          <w:rFonts w:ascii="Times New Roman" w:hAnsi="Times New Roman" w:cs="Times New Roman"/>
          <w:sz w:val="24"/>
          <w:szCs w:val="24"/>
        </w:rPr>
        <w:t xml:space="preserve"> - Image and Video Management for Developers." </w:t>
      </w:r>
      <w:proofErr w:type="gramStart"/>
      <w:r w:rsidRPr="00FC408C">
        <w:rPr>
          <w:rFonts w:ascii="Times New Roman" w:hAnsi="Times New Roman" w:cs="Times New Roman"/>
          <w:sz w:val="24"/>
          <w:szCs w:val="24"/>
        </w:rPr>
        <w:t>Available</w:t>
      </w:r>
      <w:r>
        <w:rPr>
          <w:rFonts w:ascii="Times New Roman" w:hAnsi="Times New Roman" w:cs="Times New Roman"/>
          <w:sz w:val="24"/>
          <w:szCs w:val="24"/>
        </w:rPr>
        <w:t xml:space="preserve"> </w:t>
      </w:r>
      <w:r w:rsidRPr="00FC408C">
        <w:rPr>
          <w:rFonts w:ascii="Times New Roman" w:hAnsi="Times New Roman" w:cs="Times New Roman"/>
          <w:sz w:val="24"/>
          <w:szCs w:val="24"/>
        </w:rPr>
        <w:t>:</w:t>
      </w:r>
      <w:proofErr w:type="gramEnd"/>
      <w:r w:rsidRPr="00FC408C">
        <w:rPr>
          <w:rFonts w:ascii="Times New Roman" w:hAnsi="Times New Roman" w:cs="Times New Roman"/>
          <w:sz w:val="24"/>
          <w:szCs w:val="24"/>
        </w:rPr>
        <w:t xml:space="preserve"> </w:t>
      </w:r>
      <w:hyperlink r:id="rId32" w:history="1">
        <w:r w:rsidRPr="00FC408C">
          <w:rPr>
            <w:rStyle w:val="Hyperlink"/>
            <w:rFonts w:ascii="Times New Roman" w:hAnsi="Times New Roman" w:cs="Times New Roman"/>
            <w:sz w:val="24"/>
            <w:szCs w:val="24"/>
          </w:rPr>
          <w:t>https://cloudinary.com/</w:t>
        </w:r>
      </w:hyperlink>
    </w:p>
    <w:p w14:paraId="33A956D3" w14:textId="77777777" w:rsidR="00FC408C" w:rsidRPr="00FC408C" w:rsidRDefault="00FC408C" w:rsidP="00FC408C">
      <w:pPr>
        <w:spacing w:before="100" w:beforeAutospacing="1" w:after="100" w:afterAutospacing="1" w:line="240" w:lineRule="auto"/>
        <w:outlineLvl w:val="2"/>
        <w:rPr>
          <w:rFonts w:ascii="Times New Roman" w:hAnsi="Times New Roman" w:cs="Times New Roman"/>
          <w:sz w:val="24"/>
          <w:szCs w:val="24"/>
        </w:rPr>
      </w:pPr>
      <w:r w:rsidRPr="00FC408C">
        <w:rPr>
          <w:rFonts w:ascii="Times New Roman" w:hAnsi="Times New Roman" w:cs="Times New Roman"/>
          <w:b/>
          <w:bCs/>
          <w:sz w:val="24"/>
          <w:szCs w:val="24"/>
        </w:rPr>
        <w:t xml:space="preserve">Stripe. </w:t>
      </w:r>
      <w:r w:rsidRPr="00FC408C">
        <w:rPr>
          <w:rFonts w:ascii="Times New Roman" w:hAnsi="Times New Roman" w:cs="Times New Roman"/>
          <w:sz w:val="24"/>
          <w:szCs w:val="24"/>
        </w:rPr>
        <w:t>"Stripe - Online payment processing for internet businesses." Available online:</w:t>
      </w:r>
    </w:p>
    <w:p w14:paraId="20CA1155" w14:textId="36C215CC" w:rsidR="00FC408C" w:rsidRDefault="00FC408C" w:rsidP="00FC408C">
      <w:pPr>
        <w:spacing w:before="100" w:beforeAutospacing="1" w:after="100" w:afterAutospacing="1" w:line="240" w:lineRule="auto"/>
        <w:outlineLvl w:val="2"/>
        <w:rPr>
          <w:rFonts w:ascii="Times New Roman" w:hAnsi="Times New Roman" w:cs="Times New Roman"/>
          <w:sz w:val="24"/>
          <w:szCs w:val="24"/>
        </w:rPr>
      </w:pPr>
      <w:hyperlink r:id="rId33" w:history="1">
        <w:r w:rsidRPr="00FC408C">
          <w:rPr>
            <w:rStyle w:val="Hyperlink"/>
            <w:rFonts w:ascii="Times New Roman" w:hAnsi="Times New Roman" w:cs="Times New Roman"/>
            <w:sz w:val="24"/>
            <w:szCs w:val="24"/>
          </w:rPr>
          <w:t>https://stripe.com/</w:t>
        </w:r>
      </w:hyperlink>
    </w:p>
    <w:p w14:paraId="5E88DA47" w14:textId="62971197" w:rsidR="00FC408C" w:rsidRPr="00FC408C" w:rsidRDefault="00FC408C" w:rsidP="00FC408C">
      <w:pPr>
        <w:spacing w:before="100" w:beforeAutospacing="1" w:after="100" w:afterAutospacing="1" w:line="240" w:lineRule="auto"/>
        <w:outlineLvl w:val="2"/>
        <w:rPr>
          <w:rFonts w:ascii="Times New Roman" w:hAnsi="Times New Roman" w:cs="Times New Roman"/>
          <w:sz w:val="28"/>
          <w:szCs w:val="28"/>
        </w:rPr>
      </w:pPr>
      <w:proofErr w:type="spellStart"/>
      <w:proofErr w:type="gramStart"/>
      <w:r w:rsidRPr="00FC408C">
        <w:rPr>
          <w:rFonts w:ascii="Times New Roman" w:hAnsi="Times New Roman" w:cs="Times New Roman"/>
          <w:b/>
          <w:bCs/>
          <w:sz w:val="28"/>
          <w:szCs w:val="28"/>
        </w:rPr>
        <w:t>vite</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hyperlink r:id="rId34" w:history="1">
        <w:r w:rsidRPr="00D04D59">
          <w:rPr>
            <w:rStyle w:val="Hyperlink"/>
            <w:rFonts w:ascii="Times New Roman" w:hAnsi="Times New Roman" w:cs="Times New Roman"/>
            <w:sz w:val="28"/>
            <w:szCs w:val="28"/>
          </w:rPr>
          <w:t>https://vite.dev/guide/</w:t>
        </w:r>
      </w:hyperlink>
      <w:r w:rsidRPr="00FC408C">
        <w:rPr>
          <w:rFonts w:ascii="Times New Roman" w:hAnsi="Times New Roman" w:cs="Times New Roman"/>
          <w:sz w:val="28"/>
          <w:szCs w:val="28"/>
        </w:rPr>
        <w:t xml:space="preserve"> </w:t>
      </w:r>
    </w:p>
    <w:p w14:paraId="432AACA3" w14:textId="7D2BC2F1" w:rsidR="00FC408C" w:rsidRPr="00FC408C" w:rsidRDefault="00FC408C" w:rsidP="00FC408C">
      <w:pPr>
        <w:spacing w:before="100" w:beforeAutospacing="1" w:after="100" w:afterAutospacing="1" w:line="240" w:lineRule="auto"/>
        <w:outlineLvl w:val="2"/>
        <w:rPr>
          <w:rFonts w:ascii="Times New Roman" w:hAnsi="Times New Roman" w:cs="Times New Roman"/>
          <w:sz w:val="28"/>
          <w:szCs w:val="28"/>
        </w:rPr>
      </w:pPr>
      <w:proofErr w:type="spellStart"/>
      <w:proofErr w:type="gramStart"/>
      <w:r>
        <w:rPr>
          <w:rFonts w:ascii="Times New Roman" w:hAnsi="Times New Roman" w:cs="Times New Roman"/>
          <w:b/>
          <w:bCs/>
          <w:sz w:val="24"/>
          <w:szCs w:val="24"/>
        </w:rPr>
        <w:t>Y</w:t>
      </w:r>
      <w:r w:rsidRPr="00FC408C">
        <w:rPr>
          <w:rFonts w:ascii="Times New Roman" w:hAnsi="Times New Roman" w:cs="Times New Roman"/>
          <w:b/>
          <w:bCs/>
          <w:sz w:val="24"/>
          <w:szCs w:val="24"/>
        </w:rPr>
        <w:t>outube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35" w:history="1">
        <w:r w:rsidRPr="00D04D59">
          <w:rPr>
            <w:rStyle w:val="Hyperlink"/>
            <w:rFonts w:ascii="Times New Roman" w:hAnsi="Times New Roman" w:cs="Times New Roman"/>
            <w:sz w:val="28"/>
            <w:szCs w:val="28"/>
          </w:rPr>
          <w:t>https://youtu.be/RGKi6LSPDLU?si=OlIcm-hf1U8mHSxN</w:t>
        </w:r>
      </w:hyperlink>
    </w:p>
    <w:p w14:paraId="572DB0B2" w14:textId="77777777" w:rsidR="00FC408C" w:rsidRPr="00FC408C" w:rsidRDefault="00FC408C" w:rsidP="00FC408C">
      <w:pPr>
        <w:spacing w:before="100" w:beforeAutospacing="1" w:after="100" w:afterAutospacing="1" w:line="240" w:lineRule="auto"/>
        <w:outlineLvl w:val="2"/>
        <w:rPr>
          <w:rFonts w:ascii="Times New Roman" w:hAnsi="Times New Roman" w:cs="Times New Roman"/>
        </w:rPr>
      </w:pPr>
      <w:hyperlink r:id="rId36" w:history="1">
        <w:r w:rsidRPr="00FC408C">
          <w:rPr>
            <w:rStyle w:val="Hyperlink"/>
            <w:rFonts w:ascii="Times New Roman" w:hAnsi="Times New Roman" w:cs="Times New Roman"/>
            <w:sz w:val="24"/>
            <w:szCs w:val="24"/>
          </w:rPr>
          <w:t>https://youtube.com/playlist?list=PLu71SKxNbfoDqgPchmvIsL4hTnJIrtige&amp;si=eoAY1BS-gVwVO_3h</w:t>
        </w:r>
      </w:hyperlink>
    </w:p>
    <w:p w14:paraId="18C5EDCD" w14:textId="77777777" w:rsidR="00FC408C" w:rsidRDefault="00FC408C" w:rsidP="00FC408C">
      <w:pPr>
        <w:spacing w:before="100" w:beforeAutospacing="1" w:after="100" w:afterAutospacing="1" w:line="240" w:lineRule="auto"/>
        <w:outlineLvl w:val="2"/>
        <w:rPr>
          <w:rFonts w:ascii="Times New Roman" w:hAnsi="Times New Roman" w:cs="Times New Roman"/>
          <w:sz w:val="24"/>
          <w:szCs w:val="24"/>
        </w:rPr>
      </w:pPr>
    </w:p>
    <w:p w14:paraId="42AFE365" w14:textId="77777777" w:rsidR="005614E8" w:rsidRDefault="005614E8" w:rsidP="00FC408C">
      <w:pPr>
        <w:spacing w:before="100" w:beforeAutospacing="1" w:after="100" w:afterAutospacing="1" w:line="240" w:lineRule="auto"/>
        <w:outlineLvl w:val="2"/>
        <w:rPr>
          <w:rFonts w:ascii="Times New Roman" w:hAnsi="Times New Roman" w:cs="Times New Roman"/>
          <w:sz w:val="24"/>
          <w:szCs w:val="24"/>
        </w:rPr>
      </w:pPr>
    </w:p>
    <w:p w14:paraId="2F4A1B3E" w14:textId="77777777" w:rsidR="005614E8" w:rsidRDefault="005614E8" w:rsidP="00FC408C">
      <w:pPr>
        <w:spacing w:before="100" w:beforeAutospacing="1" w:after="100" w:afterAutospacing="1" w:line="240" w:lineRule="auto"/>
        <w:outlineLvl w:val="2"/>
        <w:rPr>
          <w:rFonts w:ascii="Times New Roman" w:hAnsi="Times New Roman" w:cs="Times New Roman"/>
          <w:sz w:val="24"/>
          <w:szCs w:val="24"/>
        </w:rPr>
      </w:pPr>
    </w:p>
    <w:p w14:paraId="375CCB4E" w14:textId="77777777" w:rsidR="005614E8" w:rsidRDefault="005614E8" w:rsidP="00FC408C">
      <w:pPr>
        <w:spacing w:before="100" w:beforeAutospacing="1" w:after="100" w:afterAutospacing="1" w:line="240" w:lineRule="auto"/>
        <w:outlineLvl w:val="2"/>
        <w:rPr>
          <w:rFonts w:ascii="Times New Roman" w:hAnsi="Times New Roman" w:cs="Times New Roman"/>
          <w:sz w:val="24"/>
          <w:szCs w:val="24"/>
        </w:rPr>
      </w:pPr>
    </w:p>
    <w:p w14:paraId="0279BFF6" w14:textId="77777777" w:rsidR="005614E8" w:rsidRDefault="005614E8" w:rsidP="00FC408C">
      <w:pPr>
        <w:spacing w:before="100" w:beforeAutospacing="1" w:after="100" w:afterAutospacing="1" w:line="240" w:lineRule="auto"/>
        <w:outlineLvl w:val="2"/>
        <w:rPr>
          <w:rFonts w:ascii="Times New Roman" w:hAnsi="Times New Roman" w:cs="Times New Roman"/>
          <w:sz w:val="24"/>
          <w:szCs w:val="24"/>
        </w:rPr>
      </w:pPr>
    </w:p>
    <w:p w14:paraId="2A2E8DE8" w14:textId="77777777" w:rsidR="005614E8" w:rsidRDefault="005614E8" w:rsidP="00FC408C">
      <w:pPr>
        <w:spacing w:before="100" w:beforeAutospacing="1" w:after="100" w:afterAutospacing="1" w:line="240" w:lineRule="auto"/>
        <w:outlineLvl w:val="2"/>
        <w:rPr>
          <w:rFonts w:ascii="Times New Roman" w:hAnsi="Times New Roman" w:cs="Times New Roman"/>
          <w:sz w:val="24"/>
          <w:szCs w:val="24"/>
        </w:rPr>
      </w:pPr>
    </w:p>
    <w:p w14:paraId="398F136E" w14:textId="77777777" w:rsidR="005614E8" w:rsidRDefault="005614E8" w:rsidP="00FC408C">
      <w:pPr>
        <w:spacing w:before="100" w:beforeAutospacing="1" w:after="100" w:afterAutospacing="1" w:line="240" w:lineRule="auto"/>
        <w:outlineLvl w:val="2"/>
        <w:rPr>
          <w:rFonts w:ascii="Times New Roman" w:hAnsi="Times New Roman" w:cs="Times New Roman"/>
          <w:sz w:val="24"/>
          <w:szCs w:val="24"/>
        </w:rPr>
      </w:pPr>
    </w:p>
    <w:p w14:paraId="4DB782B0" w14:textId="00100A89" w:rsidR="005614E8" w:rsidRDefault="005614E8" w:rsidP="005614E8">
      <w:pPr>
        <w:spacing w:before="100" w:beforeAutospacing="1" w:after="100" w:afterAutospacing="1" w:line="240" w:lineRule="auto"/>
        <w:jc w:val="right"/>
        <w:outlineLvl w:val="2"/>
        <w:rPr>
          <w:rFonts w:ascii="Times New Roman" w:hAnsi="Times New Roman" w:cs="Times New Roman"/>
          <w:b/>
          <w:bCs/>
          <w:sz w:val="32"/>
          <w:szCs w:val="32"/>
        </w:rPr>
      </w:pPr>
      <w:r w:rsidRPr="005614E8">
        <w:rPr>
          <w:rFonts w:ascii="Times New Roman" w:hAnsi="Times New Roman" w:cs="Times New Roman"/>
          <w:b/>
          <w:bCs/>
          <w:sz w:val="32"/>
          <w:szCs w:val="32"/>
        </w:rPr>
        <w:lastRenderedPageBreak/>
        <w:t>Plagiarism Report</w:t>
      </w:r>
    </w:p>
    <w:p w14:paraId="3C078C8A" w14:textId="04B7158A" w:rsidR="005614E8" w:rsidRDefault="005614E8" w:rsidP="005614E8">
      <w:pPr>
        <w:spacing w:before="100" w:beforeAutospacing="1" w:after="100" w:afterAutospacing="1" w:line="240" w:lineRule="auto"/>
        <w:outlineLvl w:val="2"/>
        <w:rPr>
          <w:rFonts w:ascii="Times New Roman" w:hAnsi="Times New Roman" w:cs="Times New Roman"/>
          <w:b/>
          <w:bCs/>
          <w:sz w:val="32"/>
          <w:szCs w:val="32"/>
        </w:rPr>
      </w:pPr>
      <w:r w:rsidRPr="005614E8">
        <w:rPr>
          <w:rFonts w:ascii="Times New Roman" w:hAnsi="Times New Roman" w:cs="Times New Roman"/>
          <w:b/>
          <w:bCs/>
          <w:sz w:val="32"/>
          <w:szCs w:val="32"/>
        </w:rPr>
        <w:drawing>
          <wp:inline distT="0" distB="0" distL="0" distR="0" wp14:anchorId="7EC20D22" wp14:editId="024389FB">
            <wp:extent cx="5504815" cy="4576445"/>
            <wp:effectExtent l="0" t="0" r="635" b="0"/>
            <wp:docPr id="197773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33023" name=""/>
                    <pic:cNvPicPr/>
                  </pic:nvPicPr>
                  <pic:blipFill>
                    <a:blip r:embed="rId37"/>
                    <a:stretch>
                      <a:fillRect/>
                    </a:stretch>
                  </pic:blipFill>
                  <pic:spPr>
                    <a:xfrm>
                      <a:off x="0" y="0"/>
                      <a:ext cx="5504815" cy="4576445"/>
                    </a:xfrm>
                    <a:prstGeom prst="rect">
                      <a:avLst/>
                    </a:prstGeom>
                  </pic:spPr>
                </pic:pic>
              </a:graphicData>
            </a:graphic>
          </wp:inline>
        </w:drawing>
      </w:r>
    </w:p>
    <w:p w14:paraId="4DFD2BA1" w14:textId="7C5438D2" w:rsidR="005614E8" w:rsidRPr="005614E8" w:rsidRDefault="005614E8" w:rsidP="005614E8">
      <w:pPr>
        <w:spacing w:before="100" w:beforeAutospacing="1" w:after="100" w:afterAutospacing="1" w:line="240" w:lineRule="auto"/>
        <w:outlineLvl w:val="2"/>
        <w:rPr>
          <w:rFonts w:ascii="Times New Roman" w:hAnsi="Times New Roman" w:cs="Times New Roman"/>
          <w:b/>
          <w:bCs/>
          <w:sz w:val="32"/>
          <w:szCs w:val="32"/>
        </w:rPr>
      </w:pPr>
      <w:r w:rsidRPr="005614E8">
        <w:rPr>
          <w:rFonts w:ascii="Times New Roman" w:hAnsi="Times New Roman" w:cs="Times New Roman"/>
          <w:b/>
          <w:bCs/>
          <w:sz w:val="32"/>
          <w:szCs w:val="32"/>
        </w:rPr>
        <w:drawing>
          <wp:inline distT="0" distB="0" distL="0" distR="0" wp14:anchorId="4614BD16" wp14:editId="7BEBD0E2">
            <wp:extent cx="5504815" cy="3064510"/>
            <wp:effectExtent l="0" t="0" r="635" b="2540"/>
            <wp:docPr id="143042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25527" name=""/>
                    <pic:cNvPicPr/>
                  </pic:nvPicPr>
                  <pic:blipFill>
                    <a:blip r:embed="rId38"/>
                    <a:stretch>
                      <a:fillRect/>
                    </a:stretch>
                  </pic:blipFill>
                  <pic:spPr>
                    <a:xfrm>
                      <a:off x="0" y="0"/>
                      <a:ext cx="5504815" cy="3064510"/>
                    </a:xfrm>
                    <a:prstGeom prst="rect">
                      <a:avLst/>
                    </a:prstGeom>
                  </pic:spPr>
                </pic:pic>
              </a:graphicData>
            </a:graphic>
          </wp:inline>
        </w:drawing>
      </w:r>
    </w:p>
    <w:sectPr w:rsidR="005614E8" w:rsidRPr="005614E8" w:rsidSect="00C3195E">
      <w:pgSz w:w="11906" w:h="16838"/>
      <w:pgMar w:top="1440" w:right="1440" w:bottom="1440" w:left="1797"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BA0EB" w14:textId="77777777" w:rsidR="004A4111" w:rsidRDefault="004A4111" w:rsidP="00D77BB1">
      <w:pPr>
        <w:spacing w:after="0" w:line="240" w:lineRule="auto"/>
      </w:pPr>
      <w:r>
        <w:separator/>
      </w:r>
    </w:p>
  </w:endnote>
  <w:endnote w:type="continuationSeparator" w:id="0">
    <w:p w14:paraId="292D2B5F" w14:textId="77777777" w:rsidR="004A4111" w:rsidRDefault="004A4111" w:rsidP="00D77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EAD97" w14:textId="77777777" w:rsidR="00E64E32" w:rsidRDefault="00000000">
    <w:pPr>
      <w:spacing w:after="0"/>
      <w:ind w:right="878"/>
      <w:jc w:val="center"/>
    </w:pPr>
    <w:r>
      <w:fldChar w:fldCharType="begin"/>
    </w:r>
    <w:r>
      <w:instrText xml:space="preserve"> PAGE   \* MERGEFORMAT </w:instrText>
    </w:r>
    <w:r>
      <w:fldChar w:fldCharType="separate"/>
    </w:r>
    <w:r>
      <w:rPr>
        <w:rFonts w:ascii="Times New Roman" w:eastAsia="Times New Roman" w:hAnsi="Times New Roman" w:cs="Times New Roman"/>
        <w:sz w:val="21"/>
      </w:rPr>
      <w:t>i</w:t>
    </w:r>
    <w:r>
      <w:rPr>
        <w:sz w:val="21"/>
      </w:rPr>
      <w:fldChar w:fldCharType="end"/>
    </w:r>
  </w:p>
  <w:p w14:paraId="75E66706" w14:textId="77777777" w:rsidR="00E64E32" w:rsidRDefault="00000000">
    <w:pPr>
      <w:spacing w:after="0"/>
    </w:pPr>
    <w:r>
      <w:rPr>
        <w:rFonts w:ascii="Times New Roman" w:eastAsia="Times New Roman" w:hAnsi="Times New Roman" w:cs="Times New Roman"/>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B656D" w14:textId="77AD531D" w:rsidR="00E64E32" w:rsidRDefault="00000000">
    <w:pPr>
      <w:spacing w:after="0"/>
      <w:ind w:right="878"/>
      <w:jc w:val="center"/>
    </w:pPr>
    <w:r>
      <w:fldChar w:fldCharType="begin"/>
    </w:r>
    <w:r>
      <w:instrText xml:space="preserve"> PAGE   \* MERGEFORMAT </w:instrText>
    </w:r>
    <w:r>
      <w:fldChar w:fldCharType="separate"/>
    </w:r>
    <w:r>
      <w:rPr>
        <w:rFonts w:ascii="Times New Roman" w:eastAsia="Times New Roman" w:hAnsi="Times New Roman" w:cs="Times New Roman"/>
        <w:sz w:val="21"/>
      </w:rPr>
      <w:t>i</w:t>
    </w:r>
    <w:r>
      <w:rPr>
        <w:sz w:val="21"/>
      </w:rPr>
      <w:fldChar w:fldCharType="end"/>
    </w:r>
    <w:r w:rsidR="00C3195E">
      <w:rPr>
        <w:sz w:val="21"/>
      </w:rPr>
      <w:t xml:space="preserve">                                                                     </w:t>
    </w:r>
  </w:p>
  <w:p w14:paraId="3BAEC264" w14:textId="77777777" w:rsidR="00E64E32" w:rsidRDefault="00000000">
    <w:pPr>
      <w:spacing w:after="0"/>
    </w:pPr>
    <w:r>
      <w:rPr>
        <w:rFonts w:ascii="Times New Roman" w:eastAsia="Times New Roman" w:hAnsi="Times New Roman" w:cs="Times New Roman"/>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9ADA9" w14:textId="77777777" w:rsidR="00E64E32" w:rsidRDefault="00000000">
    <w:pPr>
      <w:spacing w:after="0"/>
      <w:ind w:right="878"/>
      <w:jc w:val="center"/>
    </w:pPr>
    <w:r>
      <w:fldChar w:fldCharType="begin"/>
    </w:r>
    <w:r>
      <w:instrText xml:space="preserve"> PAGE   \* MERGEFORMAT </w:instrText>
    </w:r>
    <w:r>
      <w:fldChar w:fldCharType="separate"/>
    </w:r>
    <w:r>
      <w:rPr>
        <w:rFonts w:ascii="Times New Roman" w:eastAsia="Times New Roman" w:hAnsi="Times New Roman" w:cs="Times New Roman"/>
        <w:sz w:val="21"/>
      </w:rPr>
      <w:t>i</w:t>
    </w:r>
    <w:r>
      <w:rPr>
        <w:sz w:val="21"/>
      </w:rPr>
      <w:fldChar w:fldCharType="end"/>
    </w:r>
  </w:p>
  <w:p w14:paraId="3527F4C7" w14:textId="77777777" w:rsidR="00E64E32" w:rsidRDefault="00000000">
    <w:pPr>
      <w:spacing w:after="0"/>
    </w:pPr>
    <w:r>
      <w:rPr>
        <w:rFonts w:ascii="Times New Roman" w:eastAsia="Times New Roman" w:hAnsi="Times New Roman" w:cs="Times New Roman"/>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D9934" w14:textId="77777777" w:rsidR="004A4111" w:rsidRDefault="004A4111" w:rsidP="00D77BB1">
      <w:pPr>
        <w:spacing w:after="0" w:line="240" w:lineRule="auto"/>
      </w:pPr>
      <w:r>
        <w:separator/>
      </w:r>
    </w:p>
  </w:footnote>
  <w:footnote w:type="continuationSeparator" w:id="0">
    <w:p w14:paraId="0D343182" w14:textId="77777777" w:rsidR="004A4111" w:rsidRDefault="004A4111" w:rsidP="00D77B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52C44" w14:textId="2317FB7A" w:rsidR="00C3195E" w:rsidRDefault="00C3195E" w:rsidP="00C3195E">
    <w:pPr>
      <w:pStyle w:val="Header"/>
      <w:jc w:val="right"/>
    </w:pPr>
    <w:r>
      <w:t xml:space="preserve">Krish Patel – 21162171023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4596E"/>
    <w:multiLevelType w:val="multilevel"/>
    <w:tmpl w:val="2DAED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2153F"/>
    <w:multiLevelType w:val="multilevel"/>
    <w:tmpl w:val="AC54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67927"/>
    <w:multiLevelType w:val="multilevel"/>
    <w:tmpl w:val="3F5E8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56E65"/>
    <w:multiLevelType w:val="multilevel"/>
    <w:tmpl w:val="CD5CF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E5396"/>
    <w:multiLevelType w:val="multilevel"/>
    <w:tmpl w:val="C03E9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1B0423"/>
    <w:multiLevelType w:val="multilevel"/>
    <w:tmpl w:val="AA0C2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B0951"/>
    <w:multiLevelType w:val="multilevel"/>
    <w:tmpl w:val="530EA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26A10"/>
    <w:multiLevelType w:val="multilevel"/>
    <w:tmpl w:val="659A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696C"/>
    <w:multiLevelType w:val="multilevel"/>
    <w:tmpl w:val="33B0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F76F3"/>
    <w:multiLevelType w:val="multilevel"/>
    <w:tmpl w:val="5420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D172D0"/>
    <w:multiLevelType w:val="multilevel"/>
    <w:tmpl w:val="EBA8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077C9D"/>
    <w:multiLevelType w:val="multilevel"/>
    <w:tmpl w:val="C6CE7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C748F"/>
    <w:multiLevelType w:val="hybridMultilevel"/>
    <w:tmpl w:val="CCD6A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96723B"/>
    <w:multiLevelType w:val="multilevel"/>
    <w:tmpl w:val="40CE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FE3B64"/>
    <w:multiLevelType w:val="multilevel"/>
    <w:tmpl w:val="45C0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CA3514"/>
    <w:multiLevelType w:val="multilevel"/>
    <w:tmpl w:val="E8FA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BD6824"/>
    <w:multiLevelType w:val="multilevel"/>
    <w:tmpl w:val="E11A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645CB"/>
    <w:multiLevelType w:val="hybridMultilevel"/>
    <w:tmpl w:val="5D367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5D40E2"/>
    <w:multiLevelType w:val="multilevel"/>
    <w:tmpl w:val="D8A2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EA6440"/>
    <w:multiLevelType w:val="multilevel"/>
    <w:tmpl w:val="6DE20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5F5626"/>
    <w:multiLevelType w:val="multilevel"/>
    <w:tmpl w:val="5350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E84758"/>
    <w:multiLevelType w:val="multilevel"/>
    <w:tmpl w:val="7CF6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1A68D7"/>
    <w:multiLevelType w:val="hybridMultilevel"/>
    <w:tmpl w:val="A23A0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40B1150"/>
    <w:multiLevelType w:val="multilevel"/>
    <w:tmpl w:val="A498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EF162A"/>
    <w:multiLevelType w:val="multilevel"/>
    <w:tmpl w:val="E06E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48722">
    <w:abstractNumId w:val="18"/>
  </w:num>
  <w:num w:numId="2" w16cid:durableId="1931624132">
    <w:abstractNumId w:val="23"/>
  </w:num>
  <w:num w:numId="3" w16cid:durableId="2060863752">
    <w:abstractNumId w:val="9"/>
  </w:num>
  <w:num w:numId="4" w16cid:durableId="846405931">
    <w:abstractNumId w:val="21"/>
  </w:num>
  <w:num w:numId="5" w16cid:durableId="752314391">
    <w:abstractNumId w:val="11"/>
  </w:num>
  <w:num w:numId="6" w16cid:durableId="13656161">
    <w:abstractNumId w:val="15"/>
  </w:num>
  <w:num w:numId="7" w16cid:durableId="152259026">
    <w:abstractNumId w:val="10"/>
  </w:num>
  <w:num w:numId="8" w16cid:durableId="495460894">
    <w:abstractNumId w:val="16"/>
  </w:num>
  <w:num w:numId="9" w16cid:durableId="1979797566">
    <w:abstractNumId w:val="1"/>
  </w:num>
  <w:num w:numId="10" w16cid:durableId="2091845612">
    <w:abstractNumId w:val="5"/>
  </w:num>
  <w:num w:numId="11" w16cid:durableId="1144615111">
    <w:abstractNumId w:val="15"/>
  </w:num>
  <w:num w:numId="12" w16cid:durableId="1961836778">
    <w:abstractNumId w:val="10"/>
  </w:num>
  <w:num w:numId="13" w16cid:durableId="1701126173">
    <w:abstractNumId w:val="16"/>
  </w:num>
  <w:num w:numId="14" w16cid:durableId="154222383">
    <w:abstractNumId w:val="1"/>
  </w:num>
  <w:num w:numId="15" w16cid:durableId="1244140638">
    <w:abstractNumId w:val="5"/>
  </w:num>
  <w:num w:numId="16" w16cid:durableId="235478330">
    <w:abstractNumId w:val="14"/>
  </w:num>
  <w:num w:numId="17" w16cid:durableId="1143622452">
    <w:abstractNumId w:val="24"/>
  </w:num>
  <w:num w:numId="18" w16cid:durableId="268271154">
    <w:abstractNumId w:val="0"/>
  </w:num>
  <w:num w:numId="19" w16cid:durableId="680551476">
    <w:abstractNumId w:val="13"/>
  </w:num>
  <w:num w:numId="20" w16cid:durableId="322776389">
    <w:abstractNumId w:val="7"/>
  </w:num>
  <w:num w:numId="21" w16cid:durableId="1271276289">
    <w:abstractNumId w:val="20"/>
  </w:num>
  <w:num w:numId="22" w16cid:durableId="1159467729">
    <w:abstractNumId w:val="2"/>
  </w:num>
  <w:num w:numId="23" w16cid:durableId="410199697">
    <w:abstractNumId w:val="17"/>
  </w:num>
  <w:num w:numId="24" w16cid:durableId="506554197">
    <w:abstractNumId w:val="22"/>
  </w:num>
  <w:num w:numId="25" w16cid:durableId="1086463919">
    <w:abstractNumId w:val="12"/>
  </w:num>
  <w:num w:numId="26" w16cid:durableId="1888906696">
    <w:abstractNumId w:val="3"/>
  </w:num>
  <w:num w:numId="27" w16cid:durableId="1302923288">
    <w:abstractNumId w:val="6"/>
  </w:num>
  <w:num w:numId="28" w16cid:durableId="907574732">
    <w:abstractNumId w:val="19"/>
  </w:num>
  <w:num w:numId="29" w16cid:durableId="2070497268">
    <w:abstractNumId w:val="4"/>
  </w:num>
  <w:num w:numId="30" w16cid:durableId="57128102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RISH PATEL">
    <w15:presenceInfo w15:providerId="Windows Live" w15:userId="0597ace297a9e7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14D"/>
    <w:rsid w:val="000262C1"/>
    <w:rsid w:val="00066D1C"/>
    <w:rsid w:val="0019614D"/>
    <w:rsid w:val="001E0431"/>
    <w:rsid w:val="002A328D"/>
    <w:rsid w:val="002E51B0"/>
    <w:rsid w:val="002F5327"/>
    <w:rsid w:val="0031651F"/>
    <w:rsid w:val="00347655"/>
    <w:rsid w:val="00451317"/>
    <w:rsid w:val="00470418"/>
    <w:rsid w:val="004A4111"/>
    <w:rsid w:val="004B20C9"/>
    <w:rsid w:val="004D63D6"/>
    <w:rsid w:val="004F4904"/>
    <w:rsid w:val="00516ED5"/>
    <w:rsid w:val="005614E8"/>
    <w:rsid w:val="005E4834"/>
    <w:rsid w:val="006751C6"/>
    <w:rsid w:val="006B48B0"/>
    <w:rsid w:val="00712A17"/>
    <w:rsid w:val="0073791F"/>
    <w:rsid w:val="00795317"/>
    <w:rsid w:val="007D2EF5"/>
    <w:rsid w:val="00863B24"/>
    <w:rsid w:val="008A62E9"/>
    <w:rsid w:val="008C748A"/>
    <w:rsid w:val="008E2768"/>
    <w:rsid w:val="0098167B"/>
    <w:rsid w:val="00AB37BC"/>
    <w:rsid w:val="00AB45E9"/>
    <w:rsid w:val="00B8795C"/>
    <w:rsid w:val="00BD4FFF"/>
    <w:rsid w:val="00C3195E"/>
    <w:rsid w:val="00C47A0A"/>
    <w:rsid w:val="00CB1388"/>
    <w:rsid w:val="00D37F5D"/>
    <w:rsid w:val="00D77BB1"/>
    <w:rsid w:val="00D90B70"/>
    <w:rsid w:val="00D91891"/>
    <w:rsid w:val="00DC7DEC"/>
    <w:rsid w:val="00DF5D34"/>
    <w:rsid w:val="00E64E32"/>
    <w:rsid w:val="00E676CE"/>
    <w:rsid w:val="00E9423D"/>
    <w:rsid w:val="00F34E9F"/>
    <w:rsid w:val="00FC408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1A711"/>
  <w15:chartTrackingRefBased/>
  <w15:docId w15:val="{4BAAFEAF-ADA7-411C-BCDC-0D729E6B0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08C"/>
  </w:style>
  <w:style w:type="paragraph" w:styleId="Heading1">
    <w:name w:val="heading 1"/>
    <w:basedOn w:val="Normal"/>
    <w:next w:val="Normal"/>
    <w:link w:val="Heading1Char"/>
    <w:uiPriority w:val="9"/>
    <w:qFormat/>
    <w:rsid w:val="001961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61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61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61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61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61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61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61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61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1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61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61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61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61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61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61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61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614D"/>
    <w:rPr>
      <w:rFonts w:eastAsiaTheme="majorEastAsia" w:cstheme="majorBidi"/>
      <w:color w:val="272727" w:themeColor="text1" w:themeTint="D8"/>
    </w:rPr>
  </w:style>
  <w:style w:type="paragraph" w:styleId="Title">
    <w:name w:val="Title"/>
    <w:basedOn w:val="Normal"/>
    <w:next w:val="Normal"/>
    <w:link w:val="TitleChar"/>
    <w:uiPriority w:val="10"/>
    <w:qFormat/>
    <w:rsid w:val="001961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1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61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61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614D"/>
    <w:pPr>
      <w:spacing w:before="160"/>
      <w:jc w:val="center"/>
    </w:pPr>
    <w:rPr>
      <w:i/>
      <w:iCs/>
      <w:color w:val="404040" w:themeColor="text1" w:themeTint="BF"/>
    </w:rPr>
  </w:style>
  <w:style w:type="character" w:customStyle="1" w:styleId="QuoteChar">
    <w:name w:val="Quote Char"/>
    <w:basedOn w:val="DefaultParagraphFont"/>
    <w:link w:val="Quote"/>
    <w:uiPriority w:val="29"/>
    <w:rsid w:val="0019614D"/>
    <w:rPr>
      <w:i/>
      <w:iCs/>
      <w:color w:val="404040" w:themeColor="text1" w:themeTint="BF"/>
    </w:rPr>
  </w:style>
  <w:style w:type="paragraph" w:styleId="ListParagraph">
    <w:name w:val="List Paragraph"/>
    <w:basedOn w:val="Normal"/>
    <w:uiPriority w:val="34"/>
    <w:qFormat/>
    <w:rsid w:val="0019614D"/>
    <w:pPr>
      <w:ind w:left="720"/>
      <w:contextualSpacing/>
    </w:pPr>
  </w:style>
  <w:style w:type="character" w:styleId="IntenseEmphasis">
    <w:name w:val="Intense Emphasis"/>
    <w:basedOn w:val="DefaultParagraphFont"/>
    <w:uiPriority w:val="21"/>
    <w:qFormat/>
    <w:rsid w:val="0019614D"/>
    <w:rPr>
      <w:i/>
      <w:iCs/>
      <w:color w:val="2F5496" w:themeColor="accent1" w:themeShade="BF"/>
    </w:rPr>
  </w:style>
  <w:style w:type="paragraph" w:styleId="IntenseQuote">
    <w:name w:val="Intense Quote"/>
    <w:basedOn w:val="Normal"/>
    <w:next w:val="Normal"/>
    <w:link w:val="IntenseQuoteChar"/>
    <w:uiPriority w:val="30"/>
    <w:qFormat/>
    <w:rsid w:val="001961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614D"/>
    <w:rPr>
      <w:i/>
      <w:iCs/>
      <w:color w:val="2F5496" w:themeColor="accent1" w:themeShade="BF"/>
    </w:rPr>
  </w:style>
  <w:style w:type="character" w:styleId="IntenseReference">
    <w:name w:val="Intense Reference"/>
    <w:basedOn w:val="DefaultParagraphFont"/>
    <w:uiPriority w:val="32"/>
    <w:qFormat/>
    <w:rsid w:val="0019614D"/>
    <w:rPr>
      <w:b/>
      <w:bCs/>
      <w:smallCaps/>
      <w:color w:val="2F5496" w:themeColor="accent1" w:themeShade="BF"/>
      <w:spacing w:val="5"/>
    </w:rPr>
  </w:style>
  <w:style w:type="paragraph" w:styleId="BodyText">
    <w:name w:val="Body Text"/>
    <w:basedOn w:val="Normal"/>
    <w:link w:val="BodyTextChar"/>
    <w:uiPriority w:val="1"/>
    <w:qFormat/>
    <w:rsid w:val="0019614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9614D"/>
    <w:rPr>
      <w:rFonts w:ascii="Times New Roman" w:eastAsia="Times New Roman" w:hAnsi="Times New Roman" w:cs="Times New Roman"/>
      <w:kern w:val="0"/>
      <w:sz w:val="24"/>
      <w:szCs w:val="24"/>
      <w:lang w:val="en-US"/>
      <w14:ligatures w14:val="none"/>
    </w:rPr>
  </w:style>
  <w:style w:type="table" w:customStyle="1" w:styleId="TableGrid">
    <w:name w:val="TableGrid"/>
    <w:rsid w:val="00D77BB1"/>
    <w:pPr>
      <w:spacing w:after="0" w:line="240" w:lineRule="auto"/>
    </w:pPr>
    <w:rPr>
      <w:rFonts w:eastAsiaTheme="minorEastAsia"/>
      <w:sz w:val="24"/>
      <w:szCs w:val="21"/>
      <w:lang w:eastAsia="en-IN" w:bidi="hi-IN"/>
    </w:rPr>
    <w:tblPr>
      <w:tblCellMar>
        <w:top w:w="0" w:type="dxa"/>
        <w:left w:w="0" w:type="dxa"/>
        <w:bottom w:w="0" w:type="dxa"/>
        <w:right w:w="0" w:type="dxa"/>
      </w:tblCellMar>
    </w:tblPr>
  </w:style>
  <w:style w:type="paragraph" w:styleId="Header">
    <w:name w:val="header"/>
    <w:basedOn w:val="Normal"/>
    <w:link w:val="HeaderChar"/>
    <w:uiPriority w:val="99"/>
    <w:unhideWhenUsed/>
    <w:rsid w:val="00D77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7BB1"/>
  </w:style>
  <w:style w:type="paragraph" w:styleId="Footer">
    <w:name w:val="footer"/>
    <w:basedOn w:val="Normal"/>
    <w:link w:val="FooterChar"/>
    <w:uiPriority w:val="99"/>
    <w:unhideWhenUsed/>
    <w:rsid w:val="00C3195E"/>
    <w:pPr>
      <w:tabs>
        <w:tab w:val="center" w:pos="4680"/>
        <w:tab w:val="right" w:pos="9360"/>
      </w:tabs>
      <w:spacing w:after="0" w:line="240" w:lineRule="auto"/>
    </w:pPr>
    <w:rPr>
      <w:rFonts w:eastAsiaTheme="minorEastAsia" w:cs="Times New Roman"/>
      <w:kern w:val="0"/>
      <w:lang w:val="en-US"/>
      <w14:ligatures w14:val="none"/>
    </w:rPr>
  </w:style>
  <w:style w:type="character" w:customStyle="1" w:styleId="FooterChar">
    <w:name w:val="Footer Char"/>
    <w:basedOn w:val="DefaultParagraphFont"/>
    <w:link w:val="Footer"/>
    <w:uiPriority w:val="99"/>
    <w:rsid w:val="00C3195E"/>
    <w:rPr>
      <w:rFonts w:eastAsiaTheme="minorEastAsia" w:cs="Times New Roman"/>
      <w:kern w:val="0"/>
      <w:lang w:val="en-US"/>
      <w14:ligatures w14:val="none"/>
    </w:rPr>
  </w:style>
  <w:style w:type="character" w:styleId="Strong">
    <w:name w:val="Strong"/>
    <w:basedOn w:val="DefaultParagraphFont"/>
    <w:uiPriority w:val="22"/>
    <w:qFormat/>
    <w:rsid w:val="00AB37BC"/>
    <w:rPr>
      <w:b/>
      <w:bCs/>
    </w:rPr>
  </w:style>
  <w:style w:type="character" w:styleId="Hyperlink">
    <w:name w:val="Hyperlink"/>
    <w:basedOn w:val="DefaultParagraphFont"/>
    <w:uiPriority w:val="99"/>
    <w:unhideWhenUsed/>
    <w:rsid w:val="00FC408C"/>
    <w:rPr>
      <w:color w:val="0563C1" w:themeColor="hyperlink"/>
      <w:u w:val="single"/>
    </w:rPr>
  </w:style>
  <w:style w:type="character" w:styleId="UnresolvedMention">
    <w:name w:val="Unresolved Mention"/>
    <w:basedOn w:val="DefaultParagraphFont"/>
    <w:uiPriority w:val="99"/>
    <w:semiHidden/>
    <w:unhideWhenUsed/>
    <w:rsid w:val="00FC408C"/>
    <w:rPr>
      <w:color w:val="605E5C"/>
      <w:shd w:val="clear" w:color="auto" w:fill="E1DFDD"/>
    </w:rPr>
  </w:style>
  <w:style w:type="paragraph" w:styleId="Caption">
    <w:name w:val="caption"/>
    <w:basedOn w:val="Normal"/>
    <w:next w:val="Normal"/>
    <w:uiPriority w:val="35"/>
    <w:unhideWhenUsed/>
    <w:qFormat/>
    <w:rsid w:val="00E676CE"/>
    <w:pPr>
      <w:spacing w:after="200" w:line="240" w:lineRule="auto"/>
    </w:pPr>
    <w:rPr>
      <w:i/>
      <w:iCs/>
      <w:color w:val="44546A" w:themeColor="text2"/>
      <w:sz w:val="18"/>
      <w:szCs w:val="18"/>
    </w:rPr>
  </w:style>
  <w:style w:type="paragraph" w:styleId="Revision">
    <w:name w:val="Revision"/>
    <w:hidden/>
    <w:uiPriority w:val="99"/>
    <w:semiHidden/>
    <w:rsid w:val="00E676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5427">
      <w:bodyDiv w:val="1"/>
      <w:marLeft w:val="0"/>
      <w:marRight w:val="0"/>
      <w:marTop w:val="0"/>
      <w:marBottom w:val="0"/>
      <w:divBdr>
        <w:top w:val="none" w:sz="0" w:space="0" w:color="auto"/>
        <w:left w:val="none" w:sz="0" w:space="0" w:color="auto"/>
        <w:bottom w:val="none" w:sz="0" w:space="0" w:color="auto"/>
        <w:right w:val="none" w:sz="0" w:space="0" w:color="auto"/>
      </w:divBdr>
    </w:div>
    <w:div w:id="25328498">
      <w:bodyDiv w:val="1"/>
      <w:marLeft w:val="0"/>
      <w:marRight w:val="0"/>
      <w:marTop w:val="0"/>
      <w:marBottom w:val="0"/>
      <w:divBdr>
        <w:top w:val="none" w:sz="0" w:space="0" w:color="auto"/>
        <w:left w:val="none" w:sz="0" w:space="0" w:color="auto"/>
        <w:bottom w:val="none" w:sz="0" w:space="0" w:color="auto"/>
        <w:right w:val="none" w:sz="0" w:space="0" w:color="auto"/>
      </w:divBdr>
    </w:div>
    <w:div w:id="69889951">
      <w:bodyDiv w:val="1"/>
      <w:marLeft w:val="0"/>
      <w:marRight w:val="0"/>
      <w:marTop w:val="0"/>
      <w:marBottom w:val="0"/>
      <w:divBdr>
        <w:top w:val="none" w:sz="0" w:space="0" w:color="auto"/>
        <w:left w:val="none" w:sz="0" w:space="0" w:color="auto"/>
        <w:bottom w:val="none" w:sz="0" w:space="0" w:color="auto"/>
        <w:right w:val="none" w:sz="0" w:space="0" w:color="auto"/>
      </w:divBdr>
    </w:div>
    <w:div w:id="138958449">
      <w:bodyDiv w:val="1"/>
      <w:marLeft w:val="0"/>
      <w:marRight w:val="0"/>
      <w:marTop w:val="0"/>
      <w:marBottom w:val="0"/>
      <w:divBdr>
        <w:top w:val="none" w:sz="0" w:space="0" w:color="auto"/>
        <w:left w:val="none" w:sz="0" w:space="0" w:color="auto"/>
        <w:bottom w:val="none" w:sz="0" w:space="0" w:color="auto"/>
        <w:right w:val="none" w:sz="0" w:space="0" w:color="auto"/>
      </w:divBdr>
    </w:div>
    <w:div w:id="164713205">
      <w:bodyDiv w:val="1"/>
      <w:marLeft w:val="0"/>
      <w:marRight w:val="0"/>
      <w:marTop w:val="0"/>
      <w:marBottom w:val="0"/>
      <w:divBdr>
        <w:top w:val="none" w:sz="0" w:space="0" w:color="auto"/>
        <w:left w:val="none" w:sz="0" w:space="0" w:color="auto"/>
        <w:bottom w:val="none" w:sz="0" w:space="0" w:color="auto"/>
        <w:right w:val="none" w:sz="0" w:space="0" w:color="auto"/>
      </w:divBdr>
    </w:div>
    <w:div w:id="179702233">
      <w:bodyDiv w:val="1"/>
      <w:marLeft w:val="0"/>
      <w:marRight w:val="0"/>
      <w:marTop w:val="0"/>
      <w:marBottom w:val="0"/>
      <w:divBdr>
        <w:top w:val="none" w:sz="0" w:space="0" w:color="auto"/>
        <w:left w:val="none" w:sz="0" w:space="0" w:color="auto"/>
        <w:bottom w:val="none" w:sz="0" w:space="0" w:color="auto"/>
        <w:right w:val="none" w:sz="0" w:space="0" w:color="auto"/>
      </w:divBdr>
    </w:div>
    <w:div w:id="211621654">
      <w:bodyDiv w:val="1"/>
      <w:marLeft w:val="0"/>
      <w:marRight w:val="0"/>
      <w:marTop w:val="0"/>
      <w:marBottom w:val="0"/>
      <w:divBdr>
        <w:top w:val="none" w:sz="0" w:space="0" w:color="auto"/>
        <w:left w:val="none" w:sz="0" w:space="0" w:color="auto"/>
        <w:bottom w:val="none" w:sz="0" w:space="0" w:color="auto"/>
        <w:right w:val="none" w:sz="0" w:space="0" w:color="auto"/>
      </w:divBdr>
    </w:div>
    <w:div w:id="264581119">
      <w:bodyDiv w:val="1"/>
      <w:marLeft w:val="0"/>
      <w:marRight w:val="0"/>
      <w:marTop w:val="0"/>
      <w:marBottom w:val="0"/>
      <w:divBdr>
        <w:top w:val="none" w:sz="0" w:space="0" w:color="auto"/>
        <w:left w:val="none" w:sz="0" w:space="0" w:color="auto"/>
        <w:bottom w:val="none" w:sz="0" w:space="0" w:color="auto"/>
        <w:right w:val="none" w:sz="0" w:space="0" w:color="auto"/>
      </w:divBdr>
    </w:div>
    <w:div w:id="270167187">
      <w:bodyDiv w:val="1"/>
      <w:marLeft w:val="0"/>
      <w:marRight w:val="0"/>
      <w:marTop w:val="0"/>
      <w:marBottom w:val="0"/>
      <w:divBdr>
        <w:top w:val="none" w:sz="0" w:space="0" w:color="auto"/>
        <w:left w:val="none" w:sz="0" w:space="0" w:color="auto"/>
        <w:bottom w:val="none" w:sz="0" w:space="0" w:color="auto"/>
        <w:right w:val="none" w:sz="0" w:space="0" w:color="auto"/>
      </w:divBdr>
    </w:div>
    <w:div w:id="304822858">
      <w:bodyDiv w:val="1"/>
      <w:marLeft w:val="0"/>
      <w:marRight w:val="0"/>
      <w:marTop w:val="0"/>
      <w:marBottom w:val="0"/>
      <w:divBdr>
        <w:top w:val="none" w:sz="0" w:space="0" w:color="auto"/>
        <w:left w:val="none" w:sz="0" w:space="0" w:color="auto"/>
        <w:bottom w:val="none" w:sz="0" w:space="0" w:color="auto"/>
        <w:right w:val="none" w:sz="0" w:space="0" w:color="auto"/>
      </w:divBdr>
    </w:div>
    <w:div w:id="392310685">
      <w:bodyDiv w:val="1"/>
      <w:marLeft w:val="0"/>
      <w:marRight w:val="0"/>
      <w:marTop w:val="0"/>
      <w:marBottom w:val="0"/>
      <w:divBdr>
        <w:top w:val="none" w:sz="0" w:space="0" w:color="auto"/>
        <w:left w:val="none" w:sz="0" w:space="0" w:color="auto"/>
        <w:bottom w:val="none" w:sz="0" w:space="0" w:color="auto"/>
        <w:right w:val="none" w:sz="0" w:space="0" w:color="auto"/>
      </w:divBdr>
    </w:div>
    <w:div w:id="415059306">
      <w:bodyDiv w:val="1"/>
      <w:marLeft w:val="0"/>
      <w:marRight w:val="0"/>
      <w:marTop w:val="0"/>
      <w:marBottom w:val="0"/>
      <w:divBdr>
        <w:top w:val="none" w:sz="0" w:space="0" w:color="auto"/>
        <w:left w:val="none" w:sz="0" w:space="0" w:color="auto"/>
        <w:bottom w:val="none" w:sz="0" w:space="0" w:color="auto"/>
        <w:right w:val="none" w:sz="0" w:space="0" w:color="auto"/>
      </w:divBdr>
    </w:div>
    <w:div w:id="438254789">
      <w:bodyDiv w:val="1"/>
      <w:marLeft w:val="0"/>
      <w:marRight w:val="0"/>
      <w:marTop w:val="0"/>
      <w:marBottom w:val="0"/>
      <w:divBdr>
        <w:top w:val="none" w:sz="0" w:space="0" w:color="auto"/>
        <w:left w:val="none" w:sz="0" w:space="0" w:color="auto"/>
        <w:bottom w:val="none" w:sz="0" w:space="0" w:color="auto"/>
        <w:right w:val="none" w:sz="0" w:space="0" w:color="auto"/>
      </w:divBdr>
    </w:div>
    <w:div w:id="519977429">
      <w:bodyDiv w:val="1"/>
      <w:marLeft w:val="0"/>
      <w:marRight w:val="0"/>
      <w:marTop w:val="0"/>
      <w:marBottom w:val="0"/>
      <w:divBdr>
        <w:top w:val="none" w:sz="0" w:space="0" w:color="auto"/>
        <w:left w:val="none" w:sz="0" w:space="0" w:color="auto"/>
        <w:bottom w:val="none" w:sz="0" w:space="0" w:color="auto"/>
        <w:right w:val="none" w:sz="0" w:space="0" w:color="auto"/>
      </w:divBdr>
    </w:div>
    <w:div w:id="690686558">
      <w:bodyDiv w:val="1"/>
      <w:marLeft w:val="0"/>
      <w:marRight w:val="0"/>
      <w:marTop w:val="0"/>
      <w:marBottom w:val="0"/>
      <w:divBdr>
        <w:top w:val="none" w:sz="0" w:space="0" w:color="auto"/>
        <w:left w:val="none" w:sz="0" w:space="0" w:color="auto"/>
        <w:bottom w:val="none" w:sz="0" w:space="0" w:color="auto"/>
        <w:right w:val="none" w:sz="0" w:space="0" w:color="auto"/>
      </w:divBdr>
    </w:div>
    <w:div w:id="697586980">
      <w:bodyDiv w:val="1"/>
      <w:marLeft w:val="0"/>
      <w:marRight w:val="0"/>
      <w:marTop w:val="0"/>
      <w:marBottom w:val="0"/>
      <w:divBdr>
        <w:top w:val="none" w:sz="0" w:space="0" w:color="auto"/>
        <w:left w:val="none" w:sz="0" w:space="0" w:color="auto"/>
        <w:bottom w:val="none" w:sz="0" w:space="0" w:color="auto"/>
        <w:right w:val="none" w:sz="0" w:space="0" w:color="auto"/>
      </w:divBdr>
    </w:div>
    <w:div w:id="765425471">
      <w:bodyDiv w:val="1"/>
      <w:marLeft w:val="0"/>
      <w:marRight w:val="0"/>
      <w:marTop w:val="0"/>
      <w:marBottom w:val="0"/>
      <w:divBdr>
        <w:top w:val="none" w:sz="0" w:space="0" w:color="auto"/>
        <w:left w:val="none" w:sz="0" w:space="0" w:color="auto"/>
        <w:bottom w:val="none" w:sz="0" w:space="0" w:color="auto"/>
        <w:right w:val="none" w:sz="0" w:space="0" w:color="auto"/>
      </w:divBdr>
    </w:div>
    <w:div w:id="879509973">
      <w:bodyDiv w:val="1"/>
      <w:marLeft w:val="0"/>
      <w:marRight w:val="0"/>
      <w:marTop w:val="0"/>
      <w:marBottom w:val="0"/>
      <w:divBdr>
        <w:top w:val="none" w:sz="0" w:space="0" w:color="auto"/>
        <w:left w:val="none" w:sz="0" w:space="0" w:color="auto"/>
        <w:bottom w:val="none" w:sz="0" w:space="0" w:color="auto"/>
        <w:right w:val="none" w:sz="0" w:space="0" w:color="auto"/>
      </w:divBdr>
    </w:div>
    <w:div w:id="1057703286">
      <w:bodyDiv w:val="1"/>
      <w:marLeft w:val="0"/>
      <w:marRight w:val="0"/>
      <w:marTop w:val="0"/>
      <w:marBottom w:val="0"/>
      <w:divBdr>
        <w:top w:val="none" w:sz="0" w:space="0" w:color="auto"/>
        <w:left w:val="none" w:sz="0" w:space="0" w:color="auto"/>
        <w:bottom w:val="none" w:sz="0" w:space="0" w:color="auto"/>
        <w:right w:val="none" w:sz="0" w:space="0" w:color="auto"/>
      </w:divBdr>
    </w:div>
    <w:div w:id="1113092670">
      <w:bodyDiv w:val="1"/>
      <w:marLeft w:val="0"/>
      <w:marRight w:val="0"/>
      <w:marTop w:val="0"/>
      <w:marBottom w:val="0"/>
      <w:divBdr>
        <w:top w:val="none" w:sz="0" w:space="0" w:color="auto"/>
        <w:left w:val="none" w:sz="0" w:space="0" w:color="auto"/>
        <w:bottom w:val="none" w:sz="0" w:space="0" w:color="auto"/>
        <w:right w:val="none" w:sz="0" w:space="0" w:color="auto"/>
      </w:divBdr>
    </w:div>
    <w:div w:id="1119566839">
      <w:bodyDiv w:val="1"/>
      <w:marLeft w:val="0"/>
      <w:marRight w:val="0"/>
      <w:marTop w:val="0"/>
      <w:marBottom w:val="0"/>
      <w:divBdr>
        <w:top w:val="none" w:sz="0" w:space="0" w:color="auto"/>
        <w:left w:val="none" w:sz="0" w:space="0" w:color="auto"/>
        <w:bottom w:val="none" w:sz="0" w:space="0" w:color="auto"/>
        <w:right w:val="none" w:sz="0" w:space="0" w:color="auto"/>
      </w:divBdr>
    </w:div>
    <w:div w:id="1120950426">
      <w:bodyDiv w:val="1"/>
      <w:marLeft w:val="0"/>
      <w:marRight w:val="0"/>
      <w:marTop w:val="0"/>
      <w:marBottom w:val="0"/>
      <w:divBdr>
        <w:top w:val="none" w:sz="0" w:space="0" w:color="auto"/>
        <w:left w:val="none" w:sz="0" w:space="0" w:color="auto"/>
        <w:bottom w:val="none" w:sz="0" w:space="0" w:color="auto"/>
        <w:right w:val="none" w:sz="0" w:space="0" w:color="auto"/>
      </w:divBdr>
    </w:div>
    <w:div w:id="1135484847">
      <w:bodyDiv w:val="1"/>
      <w:marLeft w:val="0"/>
      <w:marRight w:val="0"/>
      <w:marTop w:val="0"/>
      <w:marBottom w:val="0"/>
      <w:divBdr>
        <w:top w:val="none" w:sz="0" w:space="0" w:color="auto"/>
        <w:left w:val="none" w:sz="0" w:space="0" w:color="auto"/>
        <w:bottom w:val="none" w:sz="0" w:space="0" w:color="auto"/>
        <w:right w:val="none" w:sz="0" w:space="0" w:color="auto"/>
      </w:divBdr>
    </w:div>
    <w:div w:id="1175071141">
      <w:bodyDiv w:val="1"/>
      <w:marLeft w:val="0"/>
      <w:marRight w:val="0"/>
      <w:marTop w:val="0"/>
      <w:marBottom w:val="0"/>
      <w:divBdr>
        <w:top w:val="none" w:sz="0" w:space="0" w:color="auto"/>
        <w:left w:val="none" w:sz="0" w:space="0" w:color="auto"/>
        <w:bottom w:val="none" w:sz="0" w:space="0" w:color="auto"/>
        <w:right w:val="none" w:sz="0" w:space="0" w:color="auto"/>
      </w:divBdr>
    </w:div>
    <w:div w:id="1271356070">
      <w:bodyDiv w:val="1"/>
      <w:marLeft w:val="0"/>
      <w:marRight w:val="0"/>
      <w:marTop w:val="0"/>
      <w:marBottom w:val="0"/>
      <w:divBdr>
        <w:top w:val="none" w:sz="0" w:space="0" w:color="auto"/>
        <w:left w:val="none" w:sz="0" w:space="0" w:color="auto"/>
        <w:bottom w:val="none" w:sz="0" w:space="0" w:color="auto"/>
        <w:right w:val="none" w:sz="0" w:space="0" w:color="auto"/>
      </w:divBdr>
    </w:div>
    <w:div w:id="1318191511">
      <w:bodyDiv w:val="1"/>
      <w:marLeft w:val="0"/>
      <w:marRight w:val="0"/>
      <w:marTop w:val="0"/>
      <w:marBottom w:val="0"/>
      <w:divBdr>
        <w:top w:val="none" w:sz="0" w:space="0" w:color="auto"/>
        <w:left w:val="none" w:sz="0" w:space="0" w:color="auto"/>
        <w:bottom w:val="none" w:sz="0" w:space="0" w:color="auto"/>
        <w:right w:val="none" w:sz="0" w:space="0" w:color="auto"/>
      </w:divBdr>
    </w:div>
    <w:div w:id="1366566401">
      <w:bodyDiv w:val="1"/>
      <w:marLeft w:val="0"/>
      <w:marRight w:val="0"/>
      <w:marTop w:val="0"/>
      <w:marBottom w:val="0"/>
      <w:divBdr>
        <w:top w:val="none" w:sz="0" w:space="0" w:color="auto"/>
        <w:left w:val="none" w:sz="0" w:space="0" w:color="auto"/>
        <w:bottom w:val="none" w:sz="0" w:space="0" w:color="auto"/>
        <w:right w:val="none" w:sz="0" w:space="0" w:color="auto"/>
      </w:divBdr>
    </w:div>
    <w:div w:id="1389381403">
      <w:bodyDiv w:val="1"/>
      <w:marLeft w:val="0"/>
      <w:marRight w:val="0"/>
      <w:marTop w:val="0"/>
      <w:marBottom w:val="0"/>
      <w:divBdr>
        <w:top w:val="none" w:sz="0" w:space="0" w:color="auto"/>
        <w:left w:val="none" w:sz="0" w:space="0" w:color="auto"/>
        <w:bottom w:val="none" w:sz="0" w:space="0" w:color="auto"/>
        <w:right w:val="none" w:sz="0" w:space="0" w:color="auto"/>
      </w:divBdr>
    </w:div>
    <w:div w:id="1529754316">
      <w:bodyDiv w:val="1"/>
      <w:marLeft w:val="0"/>
      <w:marRight w:val="0"/>
      <w:marTop w:val="0"/>
      <w:marBottom w:val="0"/>
      <w:divBdr>
        <w:top w:val="none" w:sz="0" w:space="0" w:color="auto"/>
        <w:left w:val="none" w:sz="0" w:space="0" w:color="auto"/>
        <w:bottom w:val="none" w:sz="0" w:space="0" w:color="auto"/>
        <w:right w:val="none" w:sz="0" w:space="0" w:color="auto"/>
      </w:divBdr>
    </w:div>
    <w:div w:id="1603680898">
      <w:bodyDiv w:val="1"/>
      <w:marLeft w:val="0"/>
      <w:marRight w:val="0"/>
      <w:marTop w:val="0"/>
      <w:marBottom w:val="0"/>
      <w:divBdr>
        <w:top w:val="none" w:sz="0" w:space="0" w:color="auto"/>
        <w:left w:val="none" w:sz="0" w:space="0" w:color="auto"/>
        <w:bottom w:val="none" w:sz="0" w:space="0" w:color="auto"/>
        <w:right w:val="none" w:sz="0" w:space="0" w:color="auto"/>
      </w:divBdr>
    </w:div>
    <w:div w:id="1614288928">
      <w:bodyDiv w:val="1"/>
      <w:marLeft w:val="0"/>
      <w:marRight w:val="0"/>
      <w:marTop w:val="0"/>
      <w:marBottom w:val="0"/>
      <w:divBdr>
        <w:top w:val="none" w:sz="0" w:space="0" w:color="auto"/>
        <w:left w:val="none" w:sz="0" w:space="0" w:color="auto"/>
        <w:bottom w:val="none" w:sz="0" w:space="0" w:color="auto"/>
        <w:right w:val="none" w:sz="0" w:space="0" w:color="auto"/>
      </w:divBdr>
    </w:div>
    <w:div w:id="1621835385">
      <w:bodyDiv w:val="1"/>
      <w:marLeft w:val="0"/>
      <w:marRight w:val="0"/>
      <w:marTop w:val="0"/>
      <w:marBottom w:val="0"/>
      <w:divBdr>
        <w:top w:val="none" w:sz="0" w:space="0" w:color="auto"/>
        <w:left w:val="none" w:sz="0" w:space="0" w:color="auto"/>
        <w:bottom w:val="none" w:sz="0" w:space="0" w:color="auto"/>
        <w:right w:val="none" w:sz="0" w:space="0" w:color="auto"/>
      </w:divBdr>
    </w:div>
    <w:div w:id="1762751195">
      <w:bodyDiv w:val="1"/>
      <w:marLeft w:val="0"/>
      <w:marRight w:val="0"/>
      <w:marTop w:val="0"/>
      <w:marBottom w:val="0"/>
      <w:divBdr>
        <w:top w:val="none" w:sz="0" w:space="0" w:color="auto"/>
        <w:left w:val="none" w:sz="0" w:space="0" w:color="auto"/>
        <w:bottom w:val="none" w:sz="0" w:space="0" w:color="auto"/>
        <w:right w:val="none" w:sz="0" w:space="0" w:color="auto"/>
      </w:divBdr>
    </w:div>
    <w:div w:id="1922331429">
      <w:bodyDiv w:val="1"/>
      <w:marLeft w:val="0"/>
      <w:marRight w:val="0"/>
      <w:marTop w:val="0"/>
      <w:marBottom w:val="0"/>
      <w:divBdr>
        <w:top w:val="none" w:sz="0" w:space="0" w:color="auto"/>
        <w:left w:val="none" w:sz="0" w:space="0" w:color="auto"/>
        <w:bottom w:val="none" w:sz="0" w:space="0" w:color="auto"/>
        <w:right w:val="none" w:sz="0" w:space="0" w:color="auto"/>
      </w:divBdr>
    </w:div>
    <w:div w:id="1936666053">
      <w:bodyDiv w:val="1"/>
      <w:marLeft w:val="0"/>
      <w:marRight w:val="0"/>
      <w:marTop w:val="0"/>
      <w:marBottom w:val="0"/>
      <w:divBdr>
        <w:top w:val="none" w:sz="0" w:space="0" w:color="auto"/>
        <w:left w:val="none" w:sz="0" w:space="0" w:color="auto"/>
        <w:bottom w:val="none" w:sz="0" w:space="0" w:color="auto"/>
        <w:right w:val="none" w:sz="0" w:space="0" w:color="auto"/>
      </w:divBdr>
    </w:div>
    <w:div w:id="1949971582">
      <w:bodyDiv w:val="1"/>
      <w:marLeft w:val="0"/>
      <w:marRight w:val="0"/>
      <w:marTop w:val="0"/>
      <w:marBottom w:val="0"/>
      <w:divBdr>
        <w:top w:val="none" w:sz="0" w:space="0" w:color="auto"/>
        <w:left w:val="none" w:sz="0" w:space="0" w:color="auto"/>
        <w:bottom w:val="none" w:sz="0" w:space="0" w:color="auto"/>
        <w:right w:val="none" w:sz="0" w:space="0" w:color="auto"/>
      </w:divBdr>
    </w:div>
    <w:div w:id="2040157490">
      <w:bodyDiv w:val="1"/>
      <w:marLeft w:val="0"/>
      <w:marRight w:val="0"/>
      <w:marTop w:val="0"/>
      <w:marBottom w:val="0"/>
      <w:divBdr>
        <w:top w:val="none" w:sz="0" w:space="0" w:color="auto"/>
        <w:left w:val="none" w:sz="0" w:space="0" w:color="auto"/>
        <w:bottom w:val="none" w:sz="0" w:space="0" w:color="auto"/>
        <w:right w:val="none" w:sz="0" w:space="0" w:color="auto"/>
      </w:divBdr>
    </w:div>
    <w:div w:id="2102020743">
      <w:bodyDiv w:val="1"/>
      <w:marLeft w:val="0"/>
      <w:marRight w:val="0"/>
      <w:marTop w:val="0"/>
      <w:marBottom w:val="0"/>
      <w:divBdr>
        <w:top w:val="none" w:sz="0" w:space="0" w:color="auto"/>
        <w:left w:val="none" w:sz="0" w:space="0" w:color="auto"/>
        <w:bottom w:val="none" w:sz="0" w:space="0" w:color="auto"/>
        <w:right w:val="none" w:sz="0" w:space="0" w:color="auto"/>
      </w:divBdr>
    </w:div>
    <w:div w:id="21089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vite.dev/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yperlink" Target="https://nodejs.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cloudinary.com/" TargetMode="External"/><Relationship Id="rId37" Type="http://schemas.openxmlformats.org/officeDocument/2006/relationships/image" Target="media/image1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hyperlink" Target="https://reactjs.org/" TargetMode="External"/><Relationship Id="rId36" Type="http://schemas.openxmlformats.org/officeDocument/2006/relationships/hyperlink" Target="https://youtube.com/playlist?list=PLu71SKxNbfoDqgPchmvIsL4hTnJIrtige&amp;si=eoAY1BS-gVwVO_3h"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jwt.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expressjs.com/" TargetMode="External"/><Relationship Id="rId30" Type="http://schemas.openxmlformats.org/officeDocument/2006/relationships/hyperlink" Target="https://redux.js.org/" TargetMode="External"/><Relationship Id="rId35" Type="http://schemas.openxmlformats.org/officeDocument/2006/relationships/hyperlink" Target="https://youtu.be/RGKi6LSPDLU?si=OlIcm-hf1U8mHSx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hyperlink" Target="https://stripe.com/"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4D7C1-0236-4EDA-ADA8-3175D8874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36</Pages>
  <Words>3122</Words>
  <Characters>17799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PATEL</dc:creator>
  <cp:keywords/>
  <dc:description/>
  <cp:lastModifiedBy>KRISH PATEL</cp:lastModifiedBy>
  <cp:revision>42</cp:revision>
  <cp:lastPrinted>2025-05-04T10:23:00Z</cp:lastPrinted>
  <dcterms:created xsi:type="dcterms:W3CDTF">2025-05-03T06:34:00Z</dcterms:created>
  <dcterms:modified xsi:type="dcterms:W3CDTF">2025-05-04T10:29:00Z</dcterms:modified>
</cp:coreProperties>
</file>